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Bidi"/>
        </w:rPr>
        <w:id w:val="-84312233"/>
        <w:docPartObj>
          <w:docPartGallery w:val="Cover Pages"/>
          <w:docPartUnique/>
        </w:docPartObj>
      </w:sdtPr>
      <w:sdtEndPr>
        <w:rPr>
          <w:rFonts w:cstheme="minorHAnsi"/>
        </w:rPr>
      </w:sdtEndPr>
      <w:sdtContent>
        <w:p w:rsidR="008905CA" w:rsidRDefault="00837E74" w:rsidP="00AF4059">
          <w:pPr>
            <w:pStyle w:val="MisysTextBody"/>
          </w:pPr>
          <w:r>
            <w:rPr>
              <w:noProof/>
              <w:lang w:val="en-US" w:eastAsia="zh-CN"/>
            </w:rPr>
            <w:drawing>
              <wp:anchor distT="0" distB="0" distL="114300" distR="114300" simplePos="0" relativeHeight="251658239" behindDoc="1" locked="0" layoutInCell="1" allowOverlap="1" wp14:anchorId="050DCE02" wp14:editId="7DA4E27D">
                <wp:simplePos x="0" y="0"/>
                <wp:positionH relativeFrom="page">
                  <wp:posOffset>0</wp:posOffset>
                </wp:positionH>
                <wp:positionV relativeFrom="page">
                  <wp:posOffset>678180</wp:posOffset>
                </wp:positionV>
                <wp:extent cx="7564755" cy="1069911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v3_Misys-Colour_Corporate_A4_96ppi.png"/>
                        <pic:cNvPicPr/>
                      </pic:nvPicPr>
                      <pic:blipFill>
                        <a:blip r:embed="rId13">
                          <a:extLst>
                            <a:ext uri="{28A0092B-C50C-407E-A947-70E740481C1C}">
                              <a14:useLocalDpi xmlns:a14="http://schemas.microsoft.com/office/drawing/2010/main" val="0"/>
                            </a:ext>
                          </a:extLst>
                        </a:blip>
                        <a:stretch>
                          <a:fillRect/>
                        </a:stretch>
                      </pic:blipFill>
                      <pic:spPr>
                        <a:xfrm>
                          <a:off x="0" y="0"/>
                          <a:ext cx="7564755" cy="1069911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878" w:tblpY="2881"/>
            <w:tblW w:w="5485" w:type="pct"/>
            <w:tblBorders>
              <w:left w:val="single" w:sz="12" w:space="0" w:color="27AFA3" w:themeColor="accent1"/>
            </w:tblBorders>
            <w:tblCellMar>
              <w:left w:w="144" w:type="dxa"/>
              <w:right w:w="115" w:type="dxa"/>
            </w:tblCellMar>
            <w:tblLook w:val="04A0" w:firstRow="1" w:lastRow="0" w:firstColumn="1" w:lastColumn="0" w:noHBand="0" w:noVBand="1"/>
          </w:tblPr>
          <w:tblGrid>
            <w:gridCol w:w="8337"/>
          </w:tblGrid>
          <w:tr w:rsidR="008905CA" w:rsidTr="006535A3">
            <w:tc>
              <w:tcPr>
                <w:tcW w:w="8337" w:type="dxa"/>
                <w:tcBorders>
                  <w:left w:val="nil"/>
                  <w:bottom w:val="dotted" w:sz="8" w:space="0" w:color="313131" w:themeColor="text1"/>
                </w:tcBorders>
                <w:tcMar>
                  <w:top w:w="216" w:type="dxa"/>
                  <w:left w:w="115" w:type="dxa"/>
                  <w:bottom w:w="216" w:type="dxa"/>
                  <w:right w:w="115" w:type="dxa"/>
                </w:tcMar>
              </w:tcPr>
              <w:p w:rsidR="008905CA" w:rsidRPr="004E1455" w:rsidRDefault="006B118A" w:rsidP="001B75DF">
                <w:pPr>
                  <w:pStyle w:val="MisysCoverFamilyProductname"/>
                  <w:framePr w:hSpace="0" w:wrap="auto" w:hAnchor="text" w:yAlign="inline"/>
                  <w:jc w:val="both"/>
                </w:pPr>
                <w:sdt>
                  <w:sdtPr>
                    <w:alias w:val="Family"/>
                    <w:tag w:val="Family name"/>
                    <w:id w:val="13406915"/>
                    <w:dataBinding w:prefixMappings="xmlns:ns0='http://schemas.openxmlformats.org/officeDocument/2006/extended-properties'" w:xpath="/ns0:Properties[1]/ns0:Company[1]" w:storeItemID="{6668398D-A668-4E3E-A5EB-62B293D839F1}"/>
                    <w:text/>
                  </w:sdtPr>
                  <w:sdtContent>
                    <w:r w:rsidR="006535A3">
                      <w:t xml:space="preserve">Mediolanum </w:t>
                    </w:r>
                    <w:r w:rsidR="004E1455" w:rsidRPr="004E1455">
                      <w:t>/</w:t>
                    </w:r>
                    <w:r w:rsidR="006535A3">
                      <w:t xml:space="preserve"> Misys</w:t>
                    </w:r>
                  </w:sdtContent>
                </w:sdt>
              </w:p>
            </w:tc>
          </w:tr>
          <w:tr w:rsidR="008905CA" w:rsidTr="006535A3">
            <w:trPr>
              <w:trHeight w:val="1938"/>
            </w:trPr>
            <w:tc>
              <w:tcPr>
                <w:tcW w:w="8337" w:type="dxa"/>
                <w:tcBorders>
                  <w:top w:val="dotted" w:sz="8" w:space="0" w:color="313131" w:themeColor="text1"/>
                  <w:left w:val="nil"/>
                </w:tcBorders>
                <w:tcMar>
                  <w:top w:w="170" w:type="dxa"/>
                </w:tcMar>
              </w:tcPr>
              <w:sdt>
                <w:sdtPr>
                  <w:alias w:val="Title"/>
                  <w:tag w:val="Title"/>
                  <w:id w:val="13406919"/>
                  <w:dataBinding w:prefixMappings="xmlns:ns0='http://schemas.openxmlformats.org/package/2006/metadata/core-properties' xmlns:ns1='http://purl.org/dc/elements/1.1/'" w:xpath="/ns0:coreProperties[1]/ns1:title[1]" w:storeItemID="{6C3C8BC8-F283-45AE-878A-BAB7291924A1}"/>
                  <w:text/>
                </w:sdtPr>
                <w:sdtContent>
                  <w:p w:rsidR="008905CA" w:rsidRPr="00251B17" w:rsidRDefault="006535A3" w:rsidP="001B75DF">
                    <w:pPr>
                      <w:pStyle w:val="MisysCoverTitle"/>
                      <w:framePr w:hSpace="0" w:wrap="auto" w:hAnchor="text" w:xAlign="left" w:yAlign="inline"/>
                      <w:jc w:val="both"/>
                    </w:pPr>
                    <w:r>
                      <w:t>Funding &amp; Hedging Orders</w:t>
                    </w:r>
                    <w:r w:rsidR="00554A90">
                      <w:t xml:space="preserve"> on Foreign Currency Securities</w:t>
                    </w:r>
                  </w:p>
                </w:sdtContent>
              </w:sdt>
            </w:tc>
          </w:tr>
          <w:tr w:rsidR="008905CA" w:rsidTr="006535A3">
            <w:sdt>
              <w:sdt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8337" w:type="dxa"/>
                    <w:tcBorders>
                      <w:left w:val="nil"/>
                    </w:tcBorders>
                    <w:tcMar>
                      <w:top w:w="216" w:type="dxa"/>
                      <w:left w:w="115" w:type="dxa"/>
                      <w:bottom w:w="216" w:type="dxa"/>
                      <w:right w:w="115" w:type="dxa"/>
                    </w:tcMar>
                  </w:tcPr>
                  <w:p w:rsidR="008905CA" w:rsidRPr="003C0EDF" w:rsidRDefault="006535A3" w:rsidP="001B75DF">
                    <w:pPr>
                      <w:pStyle w:val="MisysCoverSubTitle"/>
                      <w:framePr w:hSpace="0" w:wrap="auto" w:hAnchor="text" w:xAlign="left" w:yAlign="inline"/>
                      <w:jc w:val="both"/>
                    </w:pPr>
                    <w:r>
                      <w:t xml:space="preserve">FusionInvest </w:t>
                    </w:r>
                    <w:r w:rsidR="00546634">
                      <w:t>Toolkit</w:t>
                    </w:r>
                  </w:p>
                </w:tc>
              </w:sdtContent>
            </w:sdt>
          </w:tr>
        </w:tbl>
        <w:tbl>
          <w:tblPr>
            <w:tblpPr w:leftFromText="187" w:rightFromText="187" w:horzAnchor="margin" w:tblpYSpec="bottom"/>
            <w:tblW w:w="3857" w:type="pct"/>
            <w:tblLook w:val="04A0" w:firstRow="1" w:lastRow="0" w:firstColumn="1" w:lastColumn="0" w:noHBand="0" w:noVBand="1"/>
          </w:tblPr>
          <w:tblGrid>
            <w:gridCol w:w="5863"/>
          </w:tblGrid>
          <w:tr w:rsidR="008905CA" w:rsidTr="004F4426">
            <w:tc>
              <w:tcPr>
                <w:tcW w:w="7221" w:type="dxa"/>
                <w:tcMar>
                  <w:top w:w="216" w:type="dxa"/>
                  <w:left w:w="115" w:type="dxa"/>
                  <w:bottom w:w="216" w:type="dxa"/>
                  <w:right w:w="115" w:type="dxa"/>
                </w:tcMar>
              </w:tcPr>
              <w:p w:rsidR="008905CA" w:rsidRPr="004E1455" w:rsidRDefault="008905CA" w:rsidP="006B118A">
                <w:pPr>
                  <w:pStyle w:val="MisysTextBody"/>
                </w:pPr>
              </w:p>
            </w:tc>
          </w:tr>
        </w:tbl>
        <w:p w:rsidR="004E2DF7" w:rsidRDefault="00D45EAA">
          <w:pPr>
            <w:pStyle w:val="MisysTextBody"/>
          </w:pPr>
          <w:r>
            <w:rPr>
              <w:noProof/>
              <w:lang w:val="en-US" w:eastAsia="zh-CN"/>
            </w:rPr>
            <mc:AlternateContent>
              <mc:Choice Requires="wps">
                <w:drawing>
                  <wp:anchor distT="0" distB="0" distL="114300" distR="114300" simplePos="0" relativeHeight="251674624" behindDoc="1" locked="0" layoutInCell="1" allowOverlap="1" wp14:anchorId="3991C55B" wp14:editId="284CF5EC">
                    <wp:simplePos x="0" y="0"/>
                    <wp:positionH relativeFrom="page">
                      <wp:posOffset>464127</wp:posOffset>
                    </wp:positionH>
                    <wp:positionV relativeFrom="page">
                      <wp:posOffset>7668491</wp:posOffset>
                    </wp:positionV>
                    <wp:extent cx="5825837" cy="2165465"/>
                    <wp:effectExtent l="0" t="0" r="3810" b="6350"/>
                    <wp:wrapNone/>
                    <wp:docPr id="4" name="Text Box 4"/>
                    <wp:cNvGraphicFramePr/>
                    <a:graphic xmlns:a="http://schemas.openxmlformats.org/drawingml/2006/main">
                      <a:graphicData uri="http://schemas.microsoft.com/office/word/2010/wordprocessingShape">
                        <wps:wsp>
                          <wps:cNvSpPr txBox="1"/>
                          <wps:spPr>
                            <a:xfrm>
                              <a:off x="0" y="0"/>
                              <a:ext cx="5825837" cy="216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118A" w:rsidRPr="00B7451A" w:rsidRDefault="006B118A" w:rsidP="00D45EAA">
                                <w:pPr>
                                  <w:rPr>
                                    <w:b/>
                                  </w:rPr>
                                </w:pPr>
                                <w:r w:rsidRPr="00B7451A">
                                  <w:rPr>
                                    <w:b/>
                                  </w:rPr>
                                  <w:t xml:space="preserve">© Misys Limited </w:t>
                                </w:r>
                                <w:r w:rsidRPr="00B7451A">
                                  <w:rPr>
                                    <w:b/>
                                  </w:rPr>
                                  <w:br/>
                                </w:r>
                                <w:proofErr w:type="gramStart"/>
                                <w:r w:rsidRPr="00B7451A">
                                  <w:rPr>
                                    <w:b/>
                                  </w:rPr>
                                  <w:t>All</w:t>
                                </w:r>
                                <w:proofErr w:type="gramEnd"/>
                                <w:r w:rsidRPr="00B7451A">
                                  <w:rPr>
                                    <w:b/>
                                  </w:rPr>
                                  <w:t xml:space="preserve"> rights reserved</w:t>
                                </w:r>
                              </w:p>
                              <w:p w:rsidR="006B118A" w:rsidRPr="00B7451A" w:rsidRDefault="006B118A" w:rsidP="00D45EAA"/>
                              <w:p w:rsidR="006B118A" w:rsidRPr="00B7451A" w:rsidRDefault="006B118A" w:rsidP="00D45EAA">
                                <w:pPr>
                                  <w:rPr>
                                    <w:b/>
                                  </w:rPr>
                                </w:pPr>
                                <w:r w:rsidRPr="00B7451A">
                                  <w:rPr>
                                    <w:b/>
                                  </w:rPr>
                                  <w:t xml:space="preserve">Registered in </w:t>
                                </w:r>
                                <w:r w:rsidRPr="00B7451A">
                                  <w:rPr>
                                    <w:b/>
                                  </w:rPr>
                                  <w:br/>
                                  <w:t>England &amp; Wales</w:t>
                                </w:r>
                              </w:p>
                              <w:p w:rsidR="006B118A" w:rsidRPr="00B7451A" w:rsidRDefault="006B118A" w:rsidP="00D45EAA">
                                <w:r w:rsidRPr="00B7451A">
                                  <w:t>No. 01360027</w:t>
                                </w:r>
                              </w:p>
                              <w:p w:rsidR="006B118A" w:rsidRPr="00B7451A" w:rsidRDefault="006B118A" w:rsidP="00D45EAA"/>
                              <w:p w:rsidR="006B118A" w:rsidRPr="00B7451A" w:rsidRDefault="006B118A" w:rsidP="00D45EAA">
                                <w:r w:rsidRPr="00B7451A">
                                  <w:rPr>
                                    <w:b/>
                                  </w:rPr>
                                  <w:t xml:space="preserve">Registered Office: </w:t>
                                </w:r>
                                <w:r w:rsidRPr="00B7451A">
                                  <w:rPr>
                                    <w:b/>
                                  </w:rPr>
                                  <w:br/>
                                </w:r>
                                <w:r w:rsidRPr="00B7451A">
                                  <w:t xml:space="preserve">One Kingdom Street Paddington </w:t>
                                </w:r>
                                <w:r w:rsidRPr="00B7451A">
                                  <w:br/>
                                  <w:t>London W2 6BL</w:t>
                                </w:r>
                                <w:r w:rsidRPr="00B7451A">
                                  <w:br/>
                                  <w:t>United Kingdom</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36.55pt;margin-top:603.8pt;width:458.75pt;height:17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" filled="f" stroked="f" strokeweight=".5pt">
                    <v:textbox inset="0,0,0,0">
                      <w:txbxContent>
                        <w:p w:rsidR="006B118A" w:rsidRPr="00B7451A" w:rsidRDefault="006B118A" w:rsidP="00D45EAA">
                          <w:pPr>
                            <w:rPr>
                              <w:b/>
                            </w:rPr>
                          </w:pPr>
                          <w:r w:rsidRPr="00B7451A">
                            <w:rPr>
                              <w:b/>
                            </w:rPr>
                            <w:t xml:space="preserve">© Misys Limited </w:t>
                          </w:r>
                          <w:r w:rsidRPr="00B7451A">
                            <w:rPr>
                              <w:b/>
                            </w:rPr>
                            <w:br/>
                          </w:r>
                          <w:proofErr w:type="gramStart"/>
                          <w:r w:rsidRPr="00B7451A">
                            <w:rPr>
                              <w:b/>
                            </w:rPr>
                            <w:t>All</w:t>
                          </w:r>
                          <w:proofErr w:type="gramEnd"/>
                          <w:r w:rsidRPr="00B7451A">
                            <w:rPr>
                              <w:b/>
                            </w:rPr>
                            <w:t xml:space="preserve"> rights reserved</w:t>
                          </w:r>
                        </w:p>
                        <w:p w:rsidR="006B118A" w:rsidRPr="00B7451A" w:rsidRDefault="006B118A" w:rsidP="00D45EAA"/>
                        <w:p w:rsidR="006B118A" w:rsidRPr="00B7451A" w:rsidRDefault="006B118A" w:rsidP="00D45EAA">
                          <w:pPr>
                            <w:rPr>
                              <w:b/>
                            </w:rPr>
                          </w:pPr>
                          <w:r w:rsidRPr="00B7451A">
                            <w:rPr>
                              <w:b/>
                            </w:rPr>
                            <w:t xml:space="preserve">Registered in </w:t>
                          </w:r>
                          <w:r w:rsidRPr="00B7451A">
                            <w:rPr>
                              <w:b/>
                            </w:rPr>
                            <w:br/>
                            <w:t>England &amp; Wales</w:t>
                          </w:r>
                        </w:p>
                        <w:p w:rsidR="006B118A" w:rsidRPr="00B7451A" w:rsidRDefault="006B118A" w:rsidP="00D45EAA">
                          <w:r w:rsidRPr="00B7451A">
                            <w:t>No. 01360027</w:t>
                          </w:r>
                        </w:p>
                        <w:p w:rsidR="006B118A" w:rsidRPr="00B7451A" w:rsidRDefault="006B118A" w:rsidP="00D45EAA"/>
                        <w:p w:rsidR="006B118A" w:rsidRPr="00B7451A" w:rsidRDefault="006B118A" w:rsidP="00D45EAA">
                          <w:r w:rsidRPr="00B7451A">
                            <w:rPr>
                              <w:b/>
                            </w:rPr>
                            <w:t xml:space="preserve">Registered Office: </w:t>
                          </w:r>
                          <w:r w:rsidRPr="00B7451A">
                            <w:rPr>
                              <w:b/>
                            </w:rPr>
                            <w:br/>
                          </w:r>
                          <w:r w:rsidRPr="00B7451A">
                            <w:t xml:space="preserve">One Kingdom Street Paddington </w:t>
                          </w:r>
                          <w:r w:rsidRPr="00B7451A">
                            <w:br/>
                            <w:t>London W2 6BL</w:t>
                          </w:r>
                          <w:r w:rsidRPr="00B7451A">
                            <w:br/>
                            <w:t>United Kingdom</w:t>
                          </w:r>
                        </w:p>
                      </w:txbxContent>
                    </v:textbox>
                    <w10:wrap anchorx="page" anchory="page"/>
                  </v:shape>
                </w:pict>
              </mc:Fallback>
            </mc:AlternateContent>
          </w:r>
          <w:r w:rsidR="00837E74">
            <w:rPr>
              <w:noProof/>
              <w:lang w:val="en-US" w:eastAsia="zh-CN"/>
            </w:rPr>
            <w:drawing>
              <wp:anchor distT="0" distB="0" distL="114300" distR="114300" simplePos="0" relativeHeight="251660288" behindDoc="1" locked="0" layoutInCell="1" allowOverlap="1" wp14:anchorId="2B832B9D" wp14:editId="622CE772">
                <wp:simplePos x="0" y="0"/>
                <wp:positionH relativeFrom="page">
                  <wp:posOffset>5715000</wp:posOffset>
                </wp:positionH>
                <wp:positionV relativeFrom="page">
                  <wp:posOffset>8537575</wp:posOffset>
                </wp:positionV>
                <wp:extent cx="1619885" cy="13398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nectiveIntelligence_384ppi.png"/>
                        <pic:cNvPicPr/>
                      </pic:nvPicPr>
                      <pic:blipFill>
                        <a:blip r:embed="rId14">
                          <a:extLst>
                            <a:ext uri="{28A0092B-C50C-407E-A947-70E740481C1C}">
                              <a14:useLocalDpi xmlns:a14="http://schemas.microsoft.com/office/drawing/2010/main" val="0"/>
                            </a:ext>
                          </a:extLst>
                        </a:blip>
                        <a:stretch>
                          <a:fillRect/>
                        </a:stretch>
                      </pic:blipFill>
                      <pic:spPr>
                        <a:xfrm>
                          <a:off x="0" y="0"/>
                          <a:ext cx="1619885" cy="1339850"/>
                        </a:xfrm>
                        <a:prstGeom prst="rect">
                          <a:avLst/>
                        </a:prstGeom>
                      </pic:spPr>
                    </pic:pic>
                  </a:graphicData>
                </a:graphic>
                <wp14:sizeRelH relativeFrom="margin">
                  <wp14:pctWidth>0</wp14:pctWidth>
                </wp14:sizeRelH>
                <wp14:sizeRelV relativeFrom="margin">
                  <wp14:pctHeight>0</wp14:pctHeight>
                </wp14:sizeRelV>
              </wp:anchor>
            </w:drawing>
          </w:r>
          <w:r w:rsidR="00837E74">
            <w:rPr>
              <w:noProof/>
              <w:lang w:val="en-US" w:eastAsia="zh-CN"/>
            </w:rPr>
            <w:drawing>
              <wp:anchor distT="0" distB="0" distL="114300" distR="114300" simplePos="0" relativeHeight="251665408" behindDoc="1" locked="0" layoutInCell="1" allowOverlap="1" wp14:anchorId="6FB7F034" wp14:editId="7E86FB64">
                <wp:simplePos x="0" y="0"/>
                <wp:positionH relativeFrom="page">
                  <wp:posOffset>474345</wp:posOffset>
                </wp:positionH>
                <wp:positionV relativeFrom="topMargin">
                  <wp:posOffset>1360805</wp:posOffset>
                </wp:positionV>
                <wp:extent cx="2444115" cy="381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ysLogo_192pp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4115" cy="381000"/>
                        </a:xfrm>
                        <a:prstGeom prst="rect">
                          <a:avLst/>
                        </a:prstGeom>
                      </pic:spPr>
                    </pic:pic>
                  </a:graphicData>
                </a:graphic>
                <wp14:sizeRelH relativeFrom="margin">
                  <wp14:pctWidth>0</wp14:pctWidth>
                </wp14:sizeRelH>
                <wp14:sizeRelV relativeFrom="margin">
                  <wp14:pctHeight>0</wp14:pctHeight>
                </wp14:sizeRelV>
              </wp:anchor>
            </w:drawing>
          </w:r>
          <w:r w:rsidR="008905CA">
            <w:br w:type="page"/>
          </w:r>
        </w:p>
      </w:sdtContent>
    </w:sdt>
    <w:customXmlInsRangeStart w:id="2" w:author="Benslimane, Amira" w:date="2016-10-18T10:58:00Z"/>
    <w:sdt>
      <w:sdtPr>
        <w:rPr>
          <w:caps w:val="0"/>
          <w:color w:val="auto"/>
          <w:spacing w:val="0"/>
          <w:sz w:val="22"/>
          <w:szCs w:val="22"/>
          <w:lang w:bidi="ar-SA"/>
        </w:rPr>
        <w:id w:val="213714546"/>
        <w:docPartObj>
          <w:docPartGallery w:val="Table of Contents"/>
          <w:docPartUnique/>
        </w:docPartObj>
      </w:sdtPr>
      <w:sdtEndPr>
        <w:rPr>
          <w:b/>
          <w:bCs/>
          <w:noProof/>
        </w:rPr>
      </w:sdtEndPr>
      <w:sdtContent>
        <w:customXmlInsRangeEnd w:id="2"/>
        <w:p w:rsidR="000B66BC" w:rsidRDefault="000B66BC">
          <w:pPr>
            <w:pStyle w:val="TOCHeading"/>
            <w:jc w:val="both"/>
            <w:rPr>
              <w:ins w:id="3" w:author="Benslimane, Amira" w:date="2016-10-18T10:58:00Z"/>
            </w:rPr>
            <w:pPrChange w:id="4" w:author="Benslimane, Amira" w:date="2016-10-18T11:09:00Z">
              <w:pPr>
                <w:pStyle w:val="TOCHeading"/>
              </w:pPr>
            </w:pPrChange>
          </w:pPr>
          <w:ins w:id="5" w:author="Benslimane, Amira" w:date="2016-10-18T10:58:00Z">
            <w:r>
              <w:t>Contents</w:t>
            </w:r>
          </w:ins>
        </w:p>
        <w:p w:rsidR="00077151" w:rsidRDefault="000B66BC">
          <w:pPr>
            <w:pStyle w:val="TOC2"/>
            <w:rPr>
              <w:ins w:id="6" w:author="Benslimane, Amira" w:date="2016-10-18T16:57:00Z"/>
              <w:rFonts w:asciiTheme="minorHAnsi" w:eastAsiaTheme="minorEastAsia" w:hAnsiTheme="minorHAnsi" w:cstheme="minorBidi"/>
              <w:noProof/>
              <w:sz w:val="22"/>
              <w:szCs w:val="22"/>
              <w:lang w:eastAsia="en-GB"/>
            </w:rPr>
          </w:pPr>
          <w:ins w:id="7" w:author="Benslimane, Amira" w:date="2016-10-18T10:58:00Z">
            <w:r>
              <w:fldChar w:fldCharType="begin"/>
            </w:r>
            <w:r>
              <w:instrText xml:space="preserve"> TOC \o "1-3" \h \z \u </w:instrText>
            </w:r>
            <w:r>
              <w:fldChar w:fldCharType="separate"/>
            </w:r>
          </w:ins>
          <w:ins w:id="8" w:author="Benslimane, Amira" w:date="2016-10-18T16:57:00Z">
            <w:r w:rsidR="00077151" w:rsidRPr="00D20C5F">
              <w:rPr>
                <w:rStyle w:val="Hyperlink"/>
                <w:noProof/>
              </w:rPr>
              <w:fldChar w:fldCharType="begin"/>
            </w:r>
            <w:r w:rsidR="00077151" w:rsidRPr="00D20C5F">
              <w:rPr>
                <w:rStyle w:val="Hyperlink"/>
                <w:noProof/>
              </w:rPr>
              <w:instrText xml:space="preserve"> </w:instrText>
            </w:r>
            <w:r w:rsidR="00077151">
              <w:rPr>
                <w:noProof/>
              </w:rPr>
              <w:instrText>HYPERLINK \l "_Toc464573182"</w:instrText>
            </w:r>
            <w:r w:rsidR="00077151" w:rsidRPr="00D20C5F">
              <w:rPr>
                <w:rStyle w:val="Hyperlink"/>
                <w:noProof/>
              </w:rPr>
              <w:instrText xml:space="preserve"> </w:instrText>
            </w:r>
            <w:r w:rsidR="00077151" w:rsidRPr="00D20C5F">
              <w:rPr>
                <w:rStyle w:val="Hyperlink"/>
                <w:noProof/>
              </w:rPr>
              <w:fldChar w:fldCharType="separate"/>
            </w:r>
            <w:r w:rsidR="00077151" w:rsidRPr="00D20C5F">
              <w:rPr>
                <w:rStyle w:val="Hyperlink"/>
                <w:noProof/>
              </w:rPr>
              <w:t>Introduction</w:t>
            </w:r>
            <w:r w:rsidR="00077151">
              <w:rPr>
                <w:noProof/>
                <w:webHidden/>
              </w:rPr>
              <w:tab/>
            </w:r>
            <w:r w:rsidR="00077151">
              <w:rPr>
                <w:noProof/>
                <w:webHidden/>
              </w:rPr>
              <w:fldChar w:fldCharType="begin"/>
            </w:r>
            <w:r w:rsidR="00077151">
              <w:rPr>
                <w:noProof/>
                <w:webHidden/>
              </w:rPr>
              <w:instrText xml:space="preserve"> PAGEREF _Toc464573182 \h </w:instrText>
            </w:r>
          </w:ins>
          <w:r w:rsidR="00077151">
            <w:rPr>
              <w:noProof/>
              <w:webHidden/>
            </w:rPr>
          </w:r>
          <w:r w:rsidR="00077151">
            <w:rPr>
              <w:noProof/>
              <w:webHidden/>
            </w:rPr>
            <w:fldChar w:fldCharType="separate"/>
          </w:r>
          <w:ins w:id="9" w:author="Benslimane, Amira" w:date="2016-10-18T16:57:00Z">
            <w:r w:rsidR="00077151">
              <w:rPr>
                <w:noProof/>
                <w:webHidden/>
              </w:rPr>
              <w:t>3</w:t>
            </w:r>
            <w:r w:rsidR="00077151">
              <w:rPr>
                <w:noProof/>
                <w:webHidden/>
              </w:rPr>
              <w:fldChar w:fldCharType="end"/>
            </w:r>
            <w:r w:rsidR="00077151" w:rsidRPr="00D20C5F">
              <w:rPr>
                <w:rStyle w:val="Hyperlink"/>
                <w:noProof/>
              </w:rPr>
              <w:fldChar w:fldCharType="end"/>
            </w:r>
          </w:ins>
        </w:p>
        <w:p w:rsidR="00077151" w:rsidRDefault="00077151">
          <w:pPr>
            <w:pStyle w:val="TOC1"/>
            <w:rPr>
              <w:ins w:id="10" w:author="Benslimane, Amira" w:date="2016-10-18T16:57:00Z"/>
              <w:rFonts w:asciiTheme="minorHAnsi" w:eastAsiaTheme="minorEastAsia" w:hAnsiTheme="minorHAnsi" w:cstheme="minorBidi"/>
              <w:b w:val="0"/>
              <w:noProof/>
              <w:sz w:val="22"/>
              <w:szCs w:val="22"/>
              <w:lang w:eastAsia="en-GB"/>
            </w:rPr>
          </w:pPr>
          <w:ins w:id="11" w:author="Benslimane, Amira" w:date="2016-10-18T16:57:00Z">
            <w:r w:rsidRPr="00D20C5F">
              <w:rPr>
                <w:rStyle w:val="Hyperlink"/>
                <w:noProof/>
              </w:rPr>
              <w:fldChar w:fldCharType="begin"/>
            </w:r>
            <w:r w:rsidRPr="00D20C5F">
              <w:rPr>
                <w:rStyle w:val="Hyperlink"/>
                <w:noProof/>
              </w:rPr>
              <w:instrText xml:space="preserve"> </w:instrText>
            </w:r>
            <w:r>
              <w:rPr>
                <w:noProof/>
              </w:rPr>
              <w:instrText>HYPERLINK \l "_Toc464573183"</w:instrText>
            </w:r>
            <w:r w:rsidRPr="00D20C5F">
              <w:rPr>
                <w:rStyle w:val="Hyperlink"/>
                <w:noProof/>
              </w:rPr>
              <w:instrText xml:space="preserve"> </w:instrText>
            </w:r>
            <w:r w:rsidRPr="00D20C5F">
              <w:rPr>
                <w:rStyle w:val="Hyperlink"/>
                <w:noProof/>
              </w:rPr>
              <w:fldChar w:fldCharType="separate"/>
            </w:r>
            <w:r w:rsidRPr="00D20C5F">
              <w:rPr>
                <w:rStyle w:val="Hyperlink"/>
                <w:noProof/>
              </w:rPr>
              <w:t>Document purpose</w:t>
            </w:r>
            <w:r>
              <w:rPr>
                <w:noProof/>
                <w:webHidden/>
              </w:rPr>
              <w:tab/>
            </w:r>
            <w:r>
              <w:rPr>
                <w:noProof/>
                <w:webHidden/>
              </w:rPr>
              <w:fldChar w:fldCharType="begin"/>
            </w:r>
            <w:r>
              <w:rPr>
                <w:noProof/>
                <w:webHidden/>
              </w:rPr>
              <w:instrText xml:space="preserve"> PAGEREF _Toc464573183 \h </w:instrText>
            </w:r>
          </w:ins>
          <w:r>
            <w:rPr>
              <w:noProof/>
              <w:webHidden/>
            </w:rPr>
          </w:r>
          <w:r>
            <w:rPr>
              <w:noProof/>
              <w:webHidden/>
            </w:rPr>
            <w:fldChar w:fldCharType="separate"/>
          </w:r>
          <w:ins w:id="12" w:author="Benslimane, Amira" w:date="2016-10-18T16:57:00Z">
            <w:r>
              <w:rPr>
                <w:noProof/>
                <w:webHidden/>
              </w:rPr>
              <w:t>3</w:t>
            </w:r>
            <w:r>
              <w:rPr>
                <w:noProof/>
                <w:webHidden/>
              </w:rPr>
              <w:fldChar w:fldCharType="end"/>
            </w:r>
            <w:r w:rsidRPr="00D20C5F">
              <w:rPr>
                <w:rStyle w:val="Hyperlink"/>
                <w:noProof/>
              </w:rPr>
              <w:fldChar w:fldCharType="end"/>
            </w:r>
          </w:ins>
        </w:p>
        <w:p w:rsidR="00077151" w:rsidRDefault="00077151">
          <w:pPr>
            <w:pStyle w:val="TOC1"/>
            <w:rPr>
              <w:ins w:id="13" w:author="Benslimane, Amira" w:date="2016-10-18T16:57:00Z"/>
              <w:rFonts w:asciiTheme="minorHAnsi" w:eastAsiaTheme="minorEastAsia" w:hAnsiTheme="minorHAnsi" w:cstheme="minorBidi"/>
              <w:b w:val="0"/>
              <w:noProof/>
              <w:sz w:val="22"/>
              <w:szCs w:val="22"/>
              <w:lang w:eastAsia="en-GB"/>
            </w:rPr>
          </w:pPr>
          <w:ins w:id="14" w:author="Benslimane, Amira" w:date="2016-10-18T16:57:00Z">
            <w:r w:rsidRPr="00D20C5F">
              <w:rPr>
                <w:rStyle w:val="Hyperlink"/>
                <w:noProof/>
              </w:rPr>
              <w:fldChar w:fldCharType="begin"/>
            </w:r>
            <w:r w:rsidRPr="00D20C5F">
              <w:rPr>
                <w:rStyle w:val="Hyperlink"/>
                <w:noProof/>
              </w:rPr>
              <w:instrText xml:space="preserve"> </w:instrText>
            </w:r>
            <w:r>
              <w:rPr>
                <w:noProof/>
              </w:rPr>
              <w:instrText>HYPERLINK \l "_Toc464573184"</w:instrText>
            </w:r>
            <w:r w:rsidRPr="00D20C5F">
              <w:rPr>
                <w:rStyle w:val="Hyperlink"/>
                <w:noProof/>
              </w:rPr>
              <w:instrText xml:space="preserve"> </w:instrText>
            </w:r>
            <w:r w:rsidRPr="00D20C5F">
              <w:rPr>
                <w:rStyle w:val="Hyperlink"/>
                <w:noProof/>
              </w:rPr>
              <w:fldChar w:fldCharType="separate"/>
            </w:r>
            <w:r w:rsidRPr="00D20C5F">
              <w:rPr>
                <w:rStyle w:val="Hyperlink"/>
                <w:noProof/>
              </w:rPr>
              <w:t>Reference Document</w:t>
            </w:r>
            <w:r>
              <w:rPr>
                <w:noProof/>
                <w:webHidden/>
              </w:rPr>
              <w:tab/>
            </w:r>
            <w:r>
              <w:rPr>
                <w:noProof/>
                <w:webHidden/>
              </w:rPr>
              <w:fldChar w:fldCharType="begin"/>
            </w:r>
            <w:r>
              <w:rPr>
                <w:noProof/>
                <w:webHidden/>
              </w:rPr>
              <w:instrText xml:space="preserve"> PAGEREF _Toc464573184 \h </w:instrText>
            </w:r>
          </w:ins>
          <w:r>
            <w:rPr>
              <w:noProof/>
              <w:webHidden/>
            </w:rPr>
          </w:r>
          <w:r>
            <w:rPr>
              <w:noProof/>
              <w:webHidden/>
            </w:rPr>
            <w:fldChar w:fldCharType="separate"/>
          </w:r>
          <w:ins w:id="15" w:author="Benslimane, Amira" w:date="2016-10-18T16:57:00Z">
            <w:r>
              <w:rPr>
                <w:noProof/>
                <w:webHidden/>
              </w:rPr>
              <w:t>3</w:t>
            </w:r>
            <w:r>
              <w:rPr>
                <w:noProof/>
                <w:webHidden/>
              </w:rPr>
              <w:fldChar w:fldCharType="end"/>
            </w:r>
            <w:r w:rsidRPr="00D20C5F">
              <w:rPr>
                <w:rStyle w:val="Hyperlink"/>
                <w:noProof/>
              </w:rPr>
              <w:fldChar w:fldCharType="end"/>
            </w:r>
          </w:ins>
        </w:p>
        <w:p w:rsidR="00077151" w:rsidRDefault="00077151">
          <w:pPr>
            <w:pStyle w:val="TOC1"/>
            <w:rPr>
              <w:ins w:id="16" w:author="Benslimane, Amira" w:date="2016-10-18T16:57:00Z"/>
              <w:rFonts w:asciiTheme="minorHAnsi" w:eastAsiaTheme="minorEastAsia" w:hAnsiTheme="minorHAnsi" w:cstheme="minorBidi"/>
              <w:b w:val="0"/>
              <w:noProof/>
              <w:sz w:val="22"/>
              <w:szCs w:val="22"/>
              <w:lang w:eastAsia="en-GB"/>
            </w:rPr>
          </w:pPr>
          <w:ins w:id="17" w:author="Benslimane, Amira" w:date="2016-10-18T16:57:00Z">
            <w:r w:rsidRPr="00D20C5F">
              <w:rPr>
                <w:rStyle w:val="Hyperlink"/>
                <w:noProof/>
              </w:rPr>
              <w:fldChar w:fldCharType="begin"/>
            </w:r>
            <w:r w:rsidRPr="00D20C5F">
              <w:rPr>
                <w:rStyle w:val="Hyperlink"/>
                <w:noProof/>
              </w:rPr>
              <w:instrText xml:space="preserve"> </w:instrText>
            </w:r>
            <w:r>
              <w:rPr>
                <w:noProof/>
              </w:rPr>
              <w:instrText>HYPERLINK \l "_Toc464573185"</w:instrText>
            </w:r>
            <w:r w:rsidRPr="00D20C5F">
              <w:rPr>
                <w:rStyle w:val="Hyperlink"/>
                <w:noProof/>
              </w:rPr>
              <w:instrText xml:space="preserve"> </w:instrText>
            </w:r>
            <w:r w:rsidRPr="00D20C5F">
              <w:rPr>
                <w:rStyle w:val="Hyperlink"/>
                <w:noProof/>
              </w:rPr>
              <w:fldChar w:fldCharType="separate"/>
            </w:r>
            <w:r w:rsidRPr="00D20C5F">
              <w:rPr>
                <w:rStyle w:val="Hyperlink"/>
                <w:noProof/>
              </w:rPr>
              <w:t>Assumptions and Constraints</w:t>
            </w:r>
            <w:r>
              <w:rPr>
                <w:noProof/>
                <w:webHidden/>
              </w:rPr>
              <w:tab/>
            </w:r>
            <w:r>
              <w:rPr>
                <w:noProof/>
                <w:webHidden/>
              </w:rPr>
              <w:fldChar w:fldCharType="begin"/>
            </w:r>
            <w:r>
              <w:rPr>
                <w:noProof/>
                <w:webHidden/>
              </w:rPr>
              <w:instrText xml:space="preserve"> PAGEREF _Toc464573185 \h </w:instrText>
            </w:r>
          </w:ins>
          <w:r>
            <w:rPr>
              <w:noProof/>
              <w:webHidden/>
            </w:rPr>
          </w:r>
          <w:r>
            <w:rPr>
              <w:noProof/>
              <w:webHidden/>
            </w:rPr>
            <w:fldChar w:fldCharType="separate"/>
          </w:r>
          <w:ins w:id="18" w:author="Benslimane, Amira" w:date="2016-10-18T16:57:00Z">
            <w:r>
              <w:rPr>
                <w:noProof/>
                <w:webHidden/>
              </w:rPr>
              <w:t>4</w:t>
            </w:r>
            <w:r>
              <w:rPr>
                <w:noProof/>
                <w:webHidden/>
              </w:rPr>
              <w:fldChar w:fldCharType="end"/>
            </w:r>
            <w:r w:rsidRPr="00D20C5F">
              <w:rPr>
                <w:rStyle w:val="Hyperlink"/>
                <w:noProof/>
              </w:rPr>
              <w:fldChar w:fldCharType="end"/>
            </w:r>
          </w:ins>
        </w:p>
        <w:p w:rsidR="00077151" w:rsidRDefault="00077151">
          <w:pPr>
            <w:pStyle w:val="TOC2"/>
            <w:rPr>
              <w:ins w:id="19" w:author="Benslimane, Amira" w:date="2016-10-18T16:57:00Z"/>
              <w:rFonts w:asciiTheme="minorHAnsi" w:eastAsiaTheme="minorEastAsia" w:hAnsiTheme="minorHAnsi" w:cstheme="minorBidi"/>
              <w:noProof/>
              <w:sz w:val="22"/>
              <w:szCs w:val="22"/>
              <w:lang w:eastAsia="en-GB"/>
            </w:rPr>
          </w:pPr>
          <w:ins w:id="20" w:author="Benslimane, Amira" w:date="2016-10-18T16:57:00Z">
            <w:r w:rsidRPr="00D20C5F">
              <w:rPr>
                <w:rStyle w:val="Hyperlink"/>
                <w:noProof/>
              </w:rPr>
              <w:fldChar w:fldCharType="begin"/>
            </w:r>
            <w:r w:rsidRPr="00D20C5F">
              <w:rPr>
                <w:rStyle w:val="Hyperlink"/>
                <w:noProof/>
              </w:rPr>
              <w:instrText xml:space="preserve"> </w:instrText>
            </w:r>
            <w:r>
              <w:rPr>
                <w:noProof/>
              </w:rPr>
              <w:instrText>HYPERLINK \l "_Toc464573186"</w:instrText>
            </w:r>
            <w:r w:rsidRPr="00D20C5F">
              <w:rPr>
                <w:rStyle w:val="Hyperlink"/>
                <w:noProof/>
              </w:rPr>
              <w:instrText xml:space="preserve"> </w:instrText>
            </w:r>
            <w:r w:rsidRPr="00D20C5F">
              <w:rPr>
                <w:rStyle w:val="Hyperlink"/>
                <w:noProof/>
              </w:rPr>
              <w:fldChar w:fldCharType="separate"/>
            </w:r>
            <w:r w:rsidRPr="00D20C5F">
              <w:rPr>
                <w:rStyle w:val="Hyperlink"/>
                <w:noProof/>
              </w:rPr>
              <w:t>Creating Funding and Hedging orders</w:t>
            </w:r>
            <w:r>
              <w:rPr>
                <w:noProof/>
                <w:webHidden/>
              </w:rPr>
              <w:tab/>
            </w:r>
            <w:r>
              <w:rPr>
                <w:noProof/>
                <w:webHidden/>
              </w:rPr>
              <w:fldChar w:fldCharType="begin"/>
            </w:r>
            <w:r>
              <w:rPr>
                <w:noProof/>
                <w:webHidden/>
              </w:rPr>
              <w:instrText xml:space="preserve"> PAGEREF _Toc464573186 \h </w:instrText>
            </w:r>
          </w:ins>
          <w:r>
            <w:rPr>
              <w:noProof/>
              <w:webHidden/>
            </w:rPr>
          </w:r>
          <w:r>
            <w:rPr>
              <w:noProof/>
              <w:webHidden/>
            </w:rPr>
            <w:fldChar w:fldCharType="separate"/>
          </w:r>
          <w:ins w:id="21" w:author="Benslimane, Amira" w:date="2016-10-18T16:57:00Z">
            <w:r>
              <w:rPr>
                <w:noProof/>
                <w:webHidden/>
              </w:rPr>
              <w:t>5</w:t>
            </w:r>
            <w:r>
              <w:rPr>
                <w:noProof/>
                <w:webHidden/>
              </w:rPr>
              <w:fldChar w:fldCharType="end"/>
            </w:r>
            <w:r w:rsidRPr="00D20C5F">
              <w:rPr>
                <w:rStyle w:val="Hyperlink"/>
                <w:noProof/>
              </w:rPr>
              <w:fldChar w:fldCharType="end"/>
            </w:r>
          </w:ins>
        </w:p>
        <w:p w:rsidR="00077151" w:rsidRDefault="00077151">
          <w:pPr>
            <w:pStyle w:val="TOC1"/>
            <w:rPr>
              <w:ins w:id="22" w:author="Benslimane, Amira" w:date="2016-10-18T16:57:00Z"/>
              <w:rFonts w:asciiTheme="minorHAnsi" w:eastAsiaTheme="minorEastAsia" w:hAnsiTheme="minorHAnsi" w:cstheme="minorBidi"/>
              <w:b w:val="0"/>
              <w:noProof/>
              <w:sz w:val="22"/>
              <w:szCs w:val="22"/>
              <w:lang w:eastAsia="en-GB"/>
            </w:rPr>
          </w:pPr>
          <w:ins w:id="23" w:author="Benslimane, Amira" w:date="2016-10-18T16:57:00Z">
            <w:r w:rsidRPr="00D20C5F">
              <w:rPr>
                <w:rStyle w:val="Hyperlink"/>
                <w:noProof/>
              </w:rPr>
              <w:fldChar w:fldCharType="begin"/>
            </w:r>
            <w:r w:rsidRPr="00D20C5F">
              <w:rPr>
                <w:rStyle w:val="Hyperlink"/>
                <w:noProof/>
              </w:rPr>
              <w:instrText xml:space="preserve"> </w:instrText>
            </w:r>
            <w:r>
              <w:rPr>
                <w:noProof/>
              </w:rPr>
              <w:instrText>HYPERLINK \l "_Toc464573187"</w:instrText>
            </w:r>
            <w:r w:rsidRPr="00D20C5F">
              <w:rPr>
                <w:rStyle w:val="Hyperlink"/>
                <w:noProof/>
              </w:rPr>
              <w:instrText xml:space="preserve"> </w:instrText>
            </w:r>
            <w:r w:rsidRPr="00D20C5F">
              <w:rPr>
                <w:rStyle w:val="Hyperlink"/>
                <w:noProof/>
              </w:rPr>
              <w:fldChar w:fldCharType="separate"/>
            </w:r>
            <w:r w:rsidRPr="00D20C5F">
              <w:rPr>
                <w:rStyle w:val="Hyperlink"/>
                <w:noProof/>
              </w:rPr>
              <w:t>General process:</w:t>
            </w:r>
            <w:r>
              <w:rPr>
                <w:noProof/>
                <w:webHidden/>
              </w:rPr>
              <w:tab/>
            </w:r>
            <w:r>
              <w:rPr>
                <w:noProof/>
                <w:webHidden/>
              </w:rPr>
              <w:fldChar w:fldCharType="begin"/>
            </w:r>
            <w:r>
              <w:rPr>
                <w:noProof/>
                <w:webHidden/>
              </w:rPr>
              <w:instrText xml:space="preserve"> PAGEREF _Toc464573187 \h </w:instrText>
            </w:r>
          </w:ins>
          <w:r>
            <w:rPr>
              <w:noProof/>
              <w:webHidden/>
            </w:rPr>
          </w:r>
          <w:r>
            <w:rPr>
              <w:noProof/>
              <w:webHidden/>
            </w:rPr>
            <w:fldChar w:fldCharType="separate"/>
          </w:r>
          <w:ins w:id="24" w:author="Benslimane, Amira" w:date="2016-10-18T16:57:00Z">
            <w:r>
              <w:rPr>
                <w:noProof/>
                <w:webHidden/>
              </w:rPr>
              <w:t>5</w:t>
            </w:r>
            <w:r>
              <w:rPr>
                <w:noProof/>
                <w:webHidden/>
              </w:rPr>
              <w:fldChar w:fldCharType="end"/>
            </w:r>
            <w:r w:rsidRPr="00D20C5F">
              <w:rPr>
                <w:rStyle w:val="Hyperlink"/>
                <w:noProof/>
              </w:rPr>
              <w:fldChar w:fldCharType="end"/>
            </w:r>
          </w:ins>
        </w:p>
        <w:p w:rsidR="00077151" w:rsidRDefault="00077151">
          <w:pPr>
            <w:pStyle w:val="TOC1"/>
            <w:rPr>
              <w:ins w:id="25" w:author="Benslimane, Amira" w:date="2016-10-18T16:57:00Z"/>
              <w:rFonts w:asciiTheme="minorHAnsi" w:eastAsiaTheme="minorEastAsia" w:hAnsiTheme="minorHAnsi" w:cstheme="minorBidi"/>
              <w:b w:val="0"/>
              <w:noProof/>
              <w:sz w:val="22"/>
              <w:szCs w:val="22"/>
              <w:lang w:eastAsia="en-GB"/>
            </w:rPr>
          </w:pPr>
          <w:ins w:id="26" w:author="Benslimane, Amira" w:date="2016-10-18T16:57:00Z">
            <w:r w:rsidRPr="00D20C5F">
              <w:rPr>
                <w:rStyle w:val="Hyperlink"/>
                <w:noProof/>
              </w:rPr>
              <w:fldChar w:fldCharType="begin"/>
            </w:r>
            <w:r w:rsidRPr="00D20C5F">
              <w:rPr>
                <w:rStyle w:val="Hyperlink"/>
                <w:noProof/>
              </w:rPr>
              <w:instrText xml:space="preserve"> </w:instrText>
            </w:r>
            <w:r>
              <w:rPr>
                <w:noProof/>
              </w:rPr>
              <w:instrText>HYPERLINK \l "_Toc464573188"</w:instrText>
            </w:r>
            <w:r w:rsidRPr="00D20C5F">
              <w:rPr>
                <w:rStyle w:val="Hyperlink"/>
                <w:noProof/>
              </w:rPr>
              <w:instrText xml:space="preserve"> </w:instrText>
            </w:r>
            <w:r w:rsidRPr="00D20C5F">
              <w:rPr>
                <w:rStyle w:val="Hyperlink"/>
                <w:noProof/>
              </w:rPr>
              <w:fldChar w:fldCharType="separate"/>
            </w:r>
            <w:r w:rsidRPr="00D20C5F">
              <w:rPr>
                <w:rStyle w:val="Hyperlink"/>
                <w:noProof/>
              </w:rPr>
              <w:t>Detailed steps of Funding/ Hedging creation:</w:t>
            </w:r>
            <w:r>
              <w:rPr>
                <w:noProof/>
                <w:webHidden/>
              </w:rPr>
              <w:tab/>
            </w:r>
            <w:r>
              <w:rPr>
                <w:noProof/>
                <w:webHidden/>
              </w:rPr>
              <w:fldChar w:fldCharType="begin"/>
            </w:r>
            <w:r>
              <w:rPr>
                <w:noProof/>
                <w:webHidden/>
              </w:rPr>
              <w:instrText xml:space="preserve"> PAGEREF _Toc464573188 \h </w:instrText>
            </w:r>
          </w:ins>
          <w:r>
            <w:rPr>
              <w:noProof/>
              <w:webHidden/>
            </w:rPr>
          </w:r>
          <w:r>
            <w:rPr>
              <w:noProof/>
              <w:webHidden/>
            </w:rPr>
            <w:fldChar w:fldCharType="separate"/>
          </w:r>
          <w:ins w:id="27" w:author="Benslimane, Amira" w:date="2016-10-18T16:57:00Z">
            <w:r>
              <w:rPr>
                <w:noProof/>
                <w:webHidden/>
              </w:rPr>
              <w:t>5</w:t>
            </w:r>
            <w:r>
              <w:rPr>
                <w:noProof/>
                <w:webHidden/>
              </w:rPr>
              <w:fldChar w:fldCharType="end"/>
            </w:r>
            <w:r w:rsidRPr="00D20C5F">
              <w:rPr>
                <w:rStyle w:val="Hyperlink"/>
                <w:noProof/>
              </w:rPr>
              <w:fldChar w:fldCharType="end"/>
            </w:r>
          </w:ins>
        </w:p>
        <w:p w:rsidR="00077151" w:rsidRDefault="00077151">
          <w:pPr>
            <w:pStyle w:val="TOC2"/>
            <w:rPr>
              <w:ins w:id="28" w:author="Benslimane, Amira" w:date="2016-10-18T16:57:00Z"/>
              <w:rFonts w:asciiTheme="minorHAnsi" w:eastAsiaTheme="minorEastAsia" w:hAnsiTheme="minorHAnsi" w:cstheme="minorBidi"/>
              <w:noProof/>
              <w:sz w:val="22"/>
              <w:szCs w:val="22"/>
              <w:lang w:eastAsia="en-GB"/>
            </w:rPr>
          </w:pPr>
          <w:ins w:id="29" w:author="Benslimane, Amira" w:date="2016-10-18T16:57:00Z">
            <w:r w:rsidRPr="00D20C5F">
              <w:rPr>
                <w:rStyle w:val="Hyperlink"/>
                <w:noProof/>
              </w:rPr>
              <w:fldChar w:fldCharType="begin"/>
            </w:r>
            <w:r w:rsidRPr="00D20C5F">
              <w:rPr>
                <w:rStyle w:val="Hyperlink"/>
                <w:noProof/>
              </w:rPr>
              <w:instrText xml:space="preserve"> </w:instrText>
            </w:r>
            <w:r>
              <w:rPr>
                <w:noProof/>
              </w:rPr>
              <w:instrText>HYPERLINK \l "_Toc464573189"</w:instrText>
            </w:r>
            <w:r w:rsidRPr="00D20C5F">
              <w:rPr>
                <w:rStyle w:val="Hyperlink"/>
                <w:noProof/>
              </w:rPr>
              <w:instrText xml:space="preserve"> </w:instrText>
            </w:r>
            <w:r w:rsidRPr="00D20C5F">
              <w:rPr>
                <w:rStyle w:val="Hyperlink"/>
                <w:noProof/>
              </w:rPr>
              <w:fldChar w:fldCharType="separate"/>
            </w:r>
            <w:r w:rsidRPr="00D20C5F">
              <w:rPr>
                <w:rStyle w:val="Hyperlink"/>
                <w:noProof/>
              </w:rPr>
              <w:t>Linking the FX spots and Forwards to a position:</w:t>
            </w:r>
            <w:r>
              <w:rPr>
                <w:noProof/>
                <w:webHidden/>
              </w:rPr>
              <w:tab/>
            </w:r>
            <w:r>
              <w:rPr>
                <w:noProof/>
                <w:webHidden/>
              </w:rPr>
              <w:fldChar w:fldCharType="begin"/>
            </w:r>
            <w:r>
              <w:rPr>
                <w:noProof/>
                <w:webHidden/>
              </w:rPr>
              <w:instrText xml:space="preserve"> PAGEREF _Toc464573189 \h </w:instrText>
            </w:r>
          </w:ins>
          <w:r>
            <w:rPr>
              <w:noProof/>
              <w:webHidden/>
            </w:rPr>
          </w:r>
          <w:r>
            <w:rPr>
              <w:noProof/>
              <w:webHidden/>
            </w:rPr>
            <w:fldChar w:fldCharType="separate"/>
          </w:r>
          <w:ins w:id="30" w:author="Benslimane, Amira" w:date="2016-10-18T16:57:00Z">
            <w:r>
              <w:rPr>
                <w:noProof/>
                <w:webHidden/>
              </w:rPr>
              <w:t>8</w:t>
            </w:r>
            <w:r>
              <w:rPr>
                <w:noProof/>
                <w:webHidden/>
              </w:rPr>
              <w:fldChar w:fldCharType="end"/>
            </w:r>
            <w:r w:rsidRPr="00D20C5F">
              <w:rPr>
                <w:rStyle w:val="Hyperlink"/>
                <w:noProof/>
              </w:rPr>
              <w:fldChar w:fldCharType="end"/>
            </w:r>
          </w:ins>
        </w:p>
        <w:p w:rsidR="00077151" w:rsidRDefault="00077151">
          <w:pPr>
            <w:pStyle w:val="TOC2"/>
            <w:rPr>
              <w:ins w:id="31" w:author="Benslimane, Amira" w:date="2016-10-18T16:57:00Z"/>
              <w:rFonts w:asciiTheme="minorHAnsi" w:eastAsiaTheme="minorEastAsia" w:hAnsiTheme="minorHAnsi" w:cstheme="minorBidi"/>
              <w:noProof/>
              <w:sz w:val="22"/>
              <w:szCs w:val="22"/>
              <w:lang w:eastAsia="en-GB"/>
            </w:rPr>
          </w:pPr>
          <w:ins w:id="32" w:author="Benslimane, Amira" w:date="2016-10-18T16:57:00Z">
            <w:r w:rsidRPr="00D20C5F">
              <w:rPr>
                <w:rStyle w:val="Hyperlink"/>
                <w:noProof/>
              </w:rPr>
              <w:fldChar w:fldCharType="begin"/>
            </w:r>
            <w:r w:rsidRPr="00D20C5F">
              <w:rPr>
                <w:rStyle w:val="Hyperlink"/>
                <w:noProof/>
              </w:rPr>
              <w:instrText xml:space="preserve"> </w:instrText>
            </w:r>
            <w:r>
              <w:rPr>
                <w:noProof/>
              </w:rPr>
              <w:instrText>HYPERLINK \l "_Toc464573190"</w:instrText>
            </w:r>
            <w:r w:rsidRPr="00D20C5F">
              <w:rPr>
                <w:rStyle w:val="Hyperlink"/>
                <w:noProof/>
              </w:rPr>
              <w:instrText xml:space="preserve"> </w:instrText>
            </w:r>
            <w:r w:rsidRPr="00D20C5F">
              <w:rPr>
                <w:rStyle w:val="Hyperlink"/>
                <w:noProof/>
              </w:rPr>
              <w:fldChar w:fldCharType="separate"/>
            </w:r>
            <w:r w:rsidRPr="00D20C5F">
              <w:rPr>
                <w:rStyle w:val="Hyperlink"/>
                <w:noProof/>
              </w:rPr>
              <w:t>FX Forwards rolling</w:t>
            </w:r>
            <w:r>
              <w:rPr>
                <w:noProof/>
                <w:webHidden/>
              </w:rPr>
              <w:tab/>
            </w:r>
            <w:r>
              <w:rPr>
                <w:noProof/>
                <w:webHidden/>
              </w:rPr>
              <w:fldChar w:fldCharType="begin"/>
            </w:r>
            <w:r>
              <w:rPr>
                <w:noProof/>
                <w:webHidden/>
              </w:rPr>
              <w:instrText xml:space="preserve"> PAGEREF _Toc464573190 \h </w:instrText>
            </w:r>
          </w:ins>
          <w:r>
            <w:rPr>
              <w:noProof/>
              <w:webHidden/>
            </w:rPr>
          </w:r>
          <w:r>
            <w:rPr>
              <w:noProof/>
              <w:webHidden/>
            </w:rPr>
            <w:fldChar w:fldCharType="separate"/>
          </w:r>
          <w:ins w:id="33" w:author="Benslimane, Amira" w:date="2016-10-18T16:57:00Z">
            <w:r>
              <w:rPr>
                <w:noProof/>
                <w:webHidden/>
              </w:rPr>
              <w:t>8</w:t>
            </w:r>
            <w:r>
              <w:rPr>
                <w:noProof/>
                <w:webHidden/>
              </w:rPr>
              <w:fldChar w:fldCharType="end"/>
            </w:r>
            <w:r w:rsidRPr="00D20C5F">
              <w:rPr>
                <w:rStyle w:val="Hyperlink"/>
                <w:noProof/>
              </w:rPr>
              <w:fldChar w:fldCharType="end"/>
            </w:r>
          </w:ins>
        </w:p>
        <w:p w:rsidR="00077151" w:rsidRDefault="00077151">
          <w:pPr>
            <w:pStyle w:val="TOC1"/>
            <w:rPr>
              <w:ins w:id="34" w:author="Benslimane, Amira" w:date="2016-10-18T16:57:00Z"/>
              <w:rFonts w:asciiTheme="minorHAnsi" w:eastAsiaTheme="minorEastAsia" w:hAnsiTheme="minorHAnsi" w:cstheme="minorBidi"/>
              <w:b w:val="0"/>
              <w:noProof/>
              <w:sz w:val="22"/>
              <w:szCs w:val="22"/>
              <w:lang w:eastAsia="en-GB"/>
            </w:rPr>
          </w:pPr>
          <w:ins w:id="35" w:author="Benslimane, Amira" w:date="2016-10-18T16:57:00Z">
            <w:r w:rsidRPr="00D20C5F">
              <w:rPr>
                <w:rStyle w:val="Hyperlink"/>
                <w:noProof/>
              </w:rPr>
              <w:fldChar w:fldCharType="begin"/>
            </w:r>
            <w:r w:rsidRPr="00D20C5F">
              <w:rPr>
                <w:rStyle w:val="Hyperlink"/>
                <w:noProof/>
              </w:rPr>
              <w:instrText xml:space="preserve"> </w:instrText>
            </w:r>
            <w:r>
              <w:rPr>
                <w:noProof/>
              </w:rPr>
              <w:instrText>HYPERLINK \l "_Toc464573191"</w:instrText>
            </w:r>
            <w:r w:rsidRPr="00D20C5F">
              <w:rPr>
                <w:rStyle w:val="Hyperlink"/>
                <w:noProof/>
              </w:rPr>
              <w:instrText xml:space="preserve"> </w:instrText>
            </w:r>
            <w:r w:rsidRPr="00D20C5F">
              <w:rPr>
                <w:rStyle w:val="Hyperlink"/>
                <w:noProof/>
              </w:rPr>
              <w:fldChar w:fldCharType="separate"/>
            </w:r>
            <w:r w:rsidRPr="00D20C5F">
              <w:rPr>
                <w:rStyle w:val="Hyperlink"/>
                <w:noProof/>
              </w:rPr>
              <w:t>FX Rolling mechanism:</w:t>
            </w:r>
            <w:r>
              <w:rPr>
                <w:noProof/>
                <w:webHidden/>
              </w:rPr>
              <w:tab/>
            </w:r>
            <w:r>
              <w:rPr>
                <w:noProof/>
                <w:webHidden/>
              </w:rPr>
              <w:fldChar w:fldCharType="begin"/>
            </w:r>
            <w:r>
              <w:rPr>
                <w:noProof/>
                <w:webHidden/>
              </w:rPr>
              <w:instrText xml:space="preserve"> PAGEREF _Toc464573191 \h </w:instrText>
            </w:r>
          </w:ins>
          <w:r>
            <w:rPr>
              <w:noProof/>
              <w:webHidden/>
            </w:rPr>
          </w:r>
          <w:r>
            <w:rPr>
              <w:noProof/>
              <w:webHidden/>
            </w:rPr>
            <w:fldChar w:fldCharType="separate"/>
          </w:r>
          <w:ins w:id="36" w:author="Benslimane, Amira" w:date="2016-10-18T16:57:00Z">
            <w:r>
              <w:rPr>
                <w:noProof/>
                <w:webHidden/>
              </w:rPr>
              <w:t>8</w:t>
            </w:r>
            <w:r>
              <w:rPr>
                <w:noProof/>
                <w:webHidden/>
              </w:rPr>
              <w:fldChar w:fldCharType="end"/>
            </w:r>
            <w:r w:rsidRPr="00D20C5F">
              <w:rPr>
                <w:rStyle w:val="Hyperlink"/>
                <w:noProof/>
              </w:rPr>
              <w:fldChar w:fldCharType="end"/>
            </w:r>
          </w:ins>
        </w:p>
        <w:p w:rsidR="00077151" w:rsidRDefault="00077151">
          <w:pPr>
            <w:pStyle w:val="TOC1"/>
            <w:rPr>
              <w:ins w:id="37" w:author="Benslimane, Amira" w:date="2016-10-18T16:57:00Z"/>
              <w:rFonts w:asciiTheme="minorHAnsi" w:eastAsiaTheme="minorEastAsia" w:hAnsiTheme="minorHAnsi" w:cstheme="minorBidi"/>
              <w:b w:val="0"/>
              <w:noProof/>
              <w:sz w:val="22"/>
              <w:szCs w:val="22"/>
              <w:lang w:eastAsia="en-GB"/>
            </w:rPr>
          </w:pPr>
          <w:ins w:id="38" w:author="Benslimane, Amira" w:date="2016-10-18T16:57:00Z">
            <w:r w:rsidRPr="00D20C5F">
              <w:rPr>
                <w:rStyle w:val="Hyperlink"/>
                <w:noProof/>
              </w:rPr>
              <w:fldChar w:fldCharType="begin"/>
            </w:r>
            <w:r w:rsidRPr="00D20C5F">
              <w:rPr>
                <w:rStyle w:val="Hyperlink"/>
                <w:noProof/>
              </w:rPr>
              <w:instrText xml:space="preserve"> </w:instrText>
            </w:r>
            <w:r>
              <w:rPr>
                <w:noProof/>
              </w:rPr>
              <w:instrText>HYPERLINK \l "_Toc464573192"</w:instrText>
            </w:r>
            <w:r w:rsidRPr="00D20C5F">
              <w:rPr>
                <w:rStyle w:val="Hyperlink"/>
                <w:noProof/>
              </w:rPr>
              <w:instrText xml:space="preserve"> </w:instrText>
            </w:r>
            <w:r w:rsidRPr="00D20C5F">
              <w:rPr>
                <w:rStyle w:val="Hyperlink"/>
                <w:noProof/>
              </w:rPr>
              <w:fldChar w:fldCharType="separate"/>
            </w:r>
            <w:r w:rsidRPr="00D20C5F">
              <w:rPr>
                <w:rStyle w:val="Hyperlink"/>
                <w:noProof/>
              </w:rPr>
              <w:t>FX Rolling Link maintenance:</w:t>
            </w:r>
            <w:r>
              <w:rPr>
                <w:noProof/>
                <w:webHidden/>
              </w:rPr>
              <w:tab/>
            </w:r>
            <w:r>
              <w:rPr>
                <w:noProof/>
                <w:webHidden/>
              </w:rPr>
              <w:fldChar w:fldCharType="begin"/>
            </w:r>
            <w:r>
              <w:rPr>
                <w:noProof/>
                <w:webHidden/>
              </w:rPr>
              <w:instrText xml:space="preserve"> PAGEREF _Toc464573192 \h </w:instrText>
            </w:r>
          </w:ins>
          <w:r>
            <w:rPr>
              <w:noProof/>
              <w:webHidden/>
            </w:rPr>
          </w:r>
          <w:r>
            <w:rPr>
              <w:noProof/>
              <w:webHidden/>
            </w:rPr>
            <w:fldChar w:fldCharType="separate"/>
          </w:r>
          <w:ins w:id="39" w:author="Benslimane, Amira" w:date="2016-10-18T16:57:00Z">
            <w:r>
              <w:rPr>
                <w:noProof/>
                <w:webHidden/>
              </w:rPr>
              <w:t>9</w:t>
            </w:r>
            <w:r>
              <w:rPr>
                <w:noProof/>
                <w:webHidden/>
              </w:rPr>
              <w:fldChar w:fldCharType="end"/>
            </w:r>
            <w:r w:rsidRPr="00D20C5F">
              <w:rPr>
                <w:rStyle w:val="Hyperlink"/>
                <w:noProof/>
              </w:rPr>
              <w:fldChar w:fldCharType="end"/>
            </w:r>
          </w:ins>
        </w:p>
        <w:p w:rsidR="00077151" w:rsidRDefault="00077151">
          <w:pPr>
            <w:pStyle w:val="TOC2"/>
            <w:rPr>
              <w:ins w:id="40" w:author="Benslimane, Amira" w:date="2016-10-18T16:57:00Z"/>
              <w:rFonts w:asciiTheme="minorHAnsi" w:eastAsiaTheme="minorEastAsia" w:hAnsiTheme="minorHAnsi" w:cstheme="minorBidi"/>
              <w:noProof/>
              <w:sz w:val="22"/>
              <w:szCs w:val="22"/>
              <w:lang w:eastAsia="en-GB"/>
            </w:rPr>
          </w:pPr>
          <w:ins w:id="41" w:author="Benslimane, Amira" w:date="2016-10-18T16:57:00Z">
            <w:r w:rsidRPr="00D20C5F">
              <w:rPr>
                <w:rStyle w:val="Hyperlink"/>
                <w:noProof/>
              </w:rPr>
              <w:fldChar w:fldCharType="begin"/>
            </w:r>
            <w:r w:rsidRPr="00D20C5F">
              <w:rPr>
                <w:rStyle w:val="Hyperlink"/>
                <w:noProof/>
              </w:rPr>
              <w:instrText xml:space="preserve"> </w:instrText>
            </w:r>
            <w:r>
              <w:rPr>
                <w:noProof/>
              </w:rPr>
              <w:instrText>HYPERLINK \l "_Toc464573193"</w:instrText>
            </w:r>
            <w:r w:rsidRPr="00D20C5F">
              <w:rPr>
                <w:rStyle w:val="Hyperlink"/>
                <w:noProof/>
              </w:rPr>
              <w:instrText xml:space="preserve"> </w:instrText>
            </w:r>
            <w:r w:rsidRPr="00D20C5F">
              <w:rPr>
                <w:rStyle w:val="Hyperlink"/>
                <w:noProof/>
              </w:rPr>
              <w:fldChar w:fldCharType="separate"/>
            </w:r>
            <w:r w:rsidRPr="00D20C5F">
              <w:rPr>
                <w:rStyle w:val="Hyperlink"/>
                <w:noProof/>
              </w:rPr>
              <w:t>Portfolio views/Extractions/FO Ranking views</w:t>
            </w:r>
            <w:r>
              <w:rPr>
                <w:noProof/>
                <w:webHidden/>
              </w:rPr>
              <w:tab/>
            </w:r>
            <w:r>
              <w:rPr>
                <w:noProof/>
                <w:webHidden/>
              </w:rPr>
              <w:fldChar w:fldCharType="begin"/>
            </w:r>
            <w:r>
              <w:rPr>
                <w:noProof/>
                <w:webHidden/>
              </w:rPr>
              <w:instrText xml:space="preserve"> PAGEREF _Toc464573193 \h </w:instrText>
            </w:r>
          </w:ins>
          <w:r>
            <w:rPr>
              <w:noProof/>
              <w:webHidden/>
            </w:rPr>
          </w:r>
          <w:r>
            <w:rPr>
              <w:noProof/>
              <w:webHidden/>
            </w:rPr>
            <w:fldChar w:fldCharType="separate"/>
          </w:r>
          <w:ins w:id="42" w:author="Benslimane, Amira" w:date="2016-10-18T16:57:00Z">
            <w:r>
              <w:rPr>
                <w:noProof/>
                <w:webHidden/>
              </w:rPr>
              <w:t>11</w:t>
            </w:r>
            <w:r>
              <w:rPr>
                <w:noProof/>
                <w:webHidden/>
              </w:rPr>
              <w:fldChar w:fldCharType="end"/>
            </w:r>
            <w:r w:rsidRPr="00D20C5F">
              <w:rPr>
                <w:rStyle w:val="Hyperlink"/>
                <w:noProof/>
              </w:rPr>
              <w:fldChar w:fldCharType="end"/>
            </w:r>
          </w:ins>
        </w:p>
        <w:p w:rsidR="00077151" w:rsidRDefault="00077151">
          <w:pPr>
            <w:pStyle w:val="TOC2"/>
            <w:rPr>
              <w:ins w:id="43" w:author="Benslimane, Amira" w:date="2016-10-18T16:57:00Z"/>
              <w:rFonts w:asciiTheme="minorHAnsi" w:eastAsiaTheme="minorEastAsia" w:hAnsiTheme="minorHAnsi" w:cstheme="minorBidi"/>
              <w:noProof/>
              <w:sz w:val="22"/>
              <w:szCs w:val="22"/>
              <w:lang w:eastAsia="en-GB"/>
            </w:rPr>
          </w:pPr>
          <w:ins w:id="44" w:author="Benslimane, Amira" w:date="2016-10-18T16:57:00Z">
            <w:r w:rsidRPr="00D20C5F">
              <w:rPr>
                <w:rStyle w:val="Hyperlink"/>
                <w:noProof/>
              </w:rPr>
              <w:fldChar w:fldCharType="begin"/>
            </w:r>
            <w:r w:rsidRPr="00D20C5F">
              <w:rPr>
                <w:rStyle w:val="Hyperlink"/>
                <w:noProof/>
              </w:rPr>
              <w:instrText xml:space="preserve"> </w:instrText>
            </w:r>
            <w:r>
              <w:rPr>
                <w:noProof/>
              </w:rPr>
              <w:instrText>HYPERLINK \l "_Toc464573194"</w:instrText>
            </w:r>
            <w:r w:rsidRPr="00D20C5F">
              <w:rPr>
                <w:rStyle w:val="Hyperlink"/>
                <w:noProof/>
              </w:rPr>
              <w:instrText xml:space="preserve"> </w:instrText>
            </w:r>
            <w:r w:rsidRPr="00D20C5F">
              <w:rPr>
                <w:rStyle w:val="Hyperlink"/>
                <w:noProof/>
              </w:rPr>
              <w:fldChar w:fldCharType="separate"/>
            </w:r>
            <w:r w:rsidRPr="00D20C5F">
              <w:rPr>
                <w:rStyle w:val="Hyperlink"/>
                <w:noProof/>
              </w:rPr>
              <w:t>Walkthrough example – without the toolkit</w:t>
            </w:r>
            <w:r>
              <w:rPr>
                <w:noProof/>
                <w:webHidden/>
              </w:rPr>
              <w:tab/>
            </w:r>
            <w:r>
              <w:rPr>
                <w:noProof/>
                <w:webHidden/>
              </w:rPr>
              <w:fldChar w:fldCharType="begin"/>
            </w:r>
            <w:r>
              <w:rPr>
                <w:noProof/>
                <w:webHidden/>
              </w:rPr>
              <w:instrText xml:space="preserve"> PAGEREF _Toc464573194 \h </w:instrText>
            </w:r>
          </w:ins>
          <w:r>
            <w:rPr>
              <w:noProof/>
              <w:webHidden/>
            </w:rPr>
          </w:r>
          <w:r>
            <w:rPr>
              <w:noProof/>
              <w:webHidden/>
            </w:rPr>
            <w:fldChar w:fldCharType="separate"/>
          </w:r>
          <w:ins w:id="45" w:author="Benslimane, Amira" w:date="2016-10-18T16:57:00Z">
            <w:r>
              <w:rPr>
                <w:noProof/>
                <w:webHidden/>
              </w:rPr>
              <w:t>12</w:t>
            </w:r>
            <w:r>
              <w:rPr>
                <w:noProof/>
                <w:webHidden/>
              </w:rPr>
              <w:fldChar w:fldCharType="end"/>
            </w:r>
            <w:r w:rsidRPr="00D20C5F">
              <w:rPr>
                <w:rStyle w:val="Hyperlink"/>
                <w:noProof/>
              </w:rPr>
              <w:fldChar w:fldCharType="end"/>
            </w:r>
          </w:ins>
        </w:p>
        <w:p w:rsidR="000B66BC" w:rsidDel="00E05E94" w:rsidRDefault="000B66BC">
          <w:pPr>
            <w:pStyle w:val="TOC2"/>
            <w:rPr>
              <w:del w:id="46" w:author="Benslimane, Amira" w:date="2016-10-18T16:54:00Z"/>
              <w:rFonts w:asciiTheme="minorHAnsi" w:eastAsiaTheme="minorEastAsia" w:hAnsiTheme="minorHAnsi" w:cstheme="minorBidi"/>
              <w:noProof/>
              <w:sz w:val="22"/>
              <w:szCs w:val="22"/>
              <w:lang w:eastAsia="en-GB"/>
            </w:rPr>
          </w:pPr>
          <w:del w:id="47" w:author="Benslimane, Amira" w:date="2016-10-18T16:54:00Z">
            <w:r w:rsidRPr="00E05E94" w:rsidDel="00E05E94">
              <w:rPr>
                <w:rStyle w:val="Hyperlink"/>
                <w:noProof/>
              </w:rPr>
              <w:delText>Introduction</w:delText>
            </w:r>
            <w:r w:rsidDel="00E05E94">
              <w:rPr>
                <w:noProof/>
                <w:webHidden/>
              </w:rPr>
              <w:tab/>
              <w:delText>3</w:delText>
            </w:r>
          </w:del>
        </w:p>
        <w:p w:rsidR="000B66BC" w:rsidDel="00E05E94" w:rsidRDefault="000B66BC">
          <w:pPr>
            <w:pStyle w:val="TOC1"/>
            <w:jc w:val="both"/>
            <w:rPr>
              <w:del w:id="48" w:author="Benslimane, Amira" w:date="2016-10-18T16:54:00Z"/>
              <w:rFonts w:asciiTheme="minorHAnsi" w:eastAsiaTheme="minorEastAsia" w:hAnsiTheme="minorHAnsi" w:cstheme="minorBidi"/>
              <w:b w:val="0"/>
              <w:noProof/>
              <w:sz w:val="22"/>
              <w:szCs w:val="22"/>
              <w:lang w:eastAsia="en-GB"/>
            </w:rPr>
            <w:pPrChange w:id="49" w:author="Benslimane, Amira" w:date="2016-10-18T11:09:00Z">
              <w:pPr>
                <w:pStyle w:val="TOC1"/>
              </w:pPr>
            </w:pPrChange>
          </w:pPr>
          <w:del w:id="50" w:author="Benslimane, Amira" w:date="2016-10-18T16:54:00Z">
            <w:r w:rsidRPr="00E05E94" w:rsidDel="00E05E94">
              <w:rPr>
                <w:rStyle w:val="Hyperlink"/>
                <w:b w:val="0"/>
                <w:noProof/>
              </w:rPr>
              <w:delText>Document purpose</w:delText>
            </w:r>
            <w:r w:rsidDel="00E05E94">
              <w:rPr>
                <w:noProof/>
                <w:webHidden/>
              </w:rPr>
              <w:tab/>
              <w:delText>3</w:delText>
            </w:r>
          </w:del>
        </w:p>
        <w:p w:rsidR="000B66BC" w:rsidDel="00E05E94" w:rsidRDefault="000B66BC">
          <w:pPr>
            <w:pStyle w:val="TOC1"/>
            <w:jc w:val="both"/>
            <w:rPr>
              <w:del w:id="51" w:author="Benslimane, Amira" w:date="2016-10-18T16:54:00Z"/>
              <w:rFonts w:asciiTheme="minorHAnsi" w:eastAsiaTheme="minorEastAsia" w:hAnsiTheme="minorHAnsi" w:cstheme="minorBidi"/>
              <w:b w:val="0"/>
              <w:noProof/>
              <w:sz w:val="22"/>
              <w:szCs w:val="22"/>
              <w:lang w:eastAsia="en-GB"/>
            </w:rPr>
            <w:pPrChange w:id="52" w:author="Benslimane, Amira" w:date="2016-10-18T11:09:00Z">
              <w:pPr>
                <w:pStyle w:val="TOC1"/>
              </w:pPr>
            </w:pPrChange>
          </w:pPr>
          <w:del w:id="53" w:author="Benslimane, Amira" w:date="2016-10-18T16:54:00Z">
            <w:r w:rsidRPr="00E05E94" w:rsidDel="00E05E94">
              <w:rPr>
                <w:rStyle w:val="Hyperlink"/>
                <w:b w:val="0"/>
                <w:noProof/>
              </w:rPr>
              <w:delText>Reference Document</w:delText>
            </w:r>
            <w:r w:rsidDel="00E05E94">
              <w:rPr>
                <w:noProof/>
                <w:webHidden/>
              </w:rPr>
              <w:tab/>
              <w:delText>3</w:delText>
            </w:r>
          </w:del>
        </w:p>
        <w:p w:rsidR="000B66BC" w:rsidDel="00E05E94" w:rsidRDefault="000B66BC">
          <w:pPr>
            <w:pStyle w:val="TOC1"/>
            <w:jc w:val="both"/>
            <w:rPr>
              <w:del w:id="54" w:author="Benslimane, Amira" w:date="2016-10-18T16:54:00Z"/>
              <w:rFonts w:asciiTheme="minorHAnsi" w:eastAsiaTheme="minorEastAsia" w:hAnsiTheme="minorHAnsi" w:cstheme="minorBidi"/>
              <w:b w:val="0"/>
              <w:noProof/>
              <w:sz w:val="22"/>
              <w:szCs w:val="22"/>
              <w:lang w:eastAsia="en-GB"/>
            </w:rPr>
            <w:pPrChange w:id="55" w:author="Benslimane, Amira" w:date="2016-10-18T11:09:00Z">
              <w:pPr>
                <w:pStyle w:val="TOC1"/>
              </w:pPr>
            </w:pPrChange>
          </w:pPr>
          <w:del w:id="56" w:author="Benslimane, Amira" w:date="2016-10-18T16:54:00Z">
            <w:r w:rsidRPr="00E05E94" w:rsidDel="00E05E94">
              <w:rPr>
                <w:rStyle w:val="Hyperlink"/>
                <w:b w:val="0"/>
                <w:noProof/>
              </w:rPr>
              <w:delText>Assumptions and Constraints</w:delText>
            </w:r>
            <w:r w:rsidDel="00E05E94">
              <w:rPr>
                <w:noProof/>
                <w:webHidden/>
              </w:rPr>
              <w:tab/>
              <w:delText>4</w:delText>
            </w:r>
          </w:del>
        </w:p>
        <w:p w:rsidR="000B66BC" w:rsidDel="00E05E94" w:rsidRDefault="000B66BC">
          <w:pPr>
            <w:pStyle w:val="TOC1"/>
            <w:jc w:val="both"/>
            <w:rPr>
              <w:del w:id="57" w:author="Benslimane, Amira" w:date="2016-10-18T16:54:00Z"/>
              <w:rFonts w:asciiTheme="minorHAnsi" w:eastAsiaTheme="minorEastAsia" w:hAnsiTheme="minorHAnsi" w:cstheme="minorBidi"/>
              <w:b w:val="0"/>
              <w:noProof/>
              <w:sz w:val="22"/>
              <w:szCs w:val="22"/>
              <w:lang w:eastAsia="en-GB"/>
            </w:rPr>
            <w:pPrChange w:id="58" w:author="Benslimane, Amira" w:date="2016-10-18T11:09:00Z">
              <w:pPr>
                <w:pStyle w:val="TOC1"/>
              </w:pPr>
            </w:pPrChange>
          </w:pPr>
          <w:del w:id="59" w:author="Benslimane, Amira" w:date="2016-10-18T16:54:00Z">
            <w:r w:rsidRPr="00E05E94" w:rsidDel="00E05E94">
              <w:rPr>
                <w:rStyle w:val="Hyperlink"/>
                <w:b w:val="0"/>
                <w:noProof/>
              </w:rPr>
              <w:delText>Workflow:</w:delText>
            </w:r>
            <w:r w:rsidDel="00E05E94">
              <w:rPr>
                <w:noProof/>
                <w:webHidden/>
              </w:rPr>
              <w:tab/>
              <w:delText>5</w:delText>
            </w:r>
          </w:del>
        </w:p>
        <w:p w:rsidR="000B66BC" w:rsidRDefault="000B66BC">
          <w:pPr>
            <w:jc w:val="both"/>
            <w:rPr>
              <w:ins w:id="60" w:author="Benslimane, Amira" w:date="2016-10-18T10:58:00Z"/>
            </w:rPr>
            <w:pPrChange w:id="61" w:author="Benslimane, Amira" w:date="2016-10-18T11:09:00Z">
              <w:pPr/>
            </w:pPrChange>
          </w:pPr>
          <w:ins w:id="62" w:author="Benslimane, Amira" w:date="2016-10-18T10:58:00Z">
            <w:r>
              <w:rPr>
                <w:b/>
                <w:bCs/>
                <w:noProof/>
              </w:rPr>
              <w:fldChar w:fldCharType="end"/>
            </w:r>
          </w:ins>
        </w:p>
        <w:customXmlInsRangeStart w:id="63" w:author="Benslimane, Amira" w:date="2016-10-18T10:58:00Z"/>
      </w:sdtContent>
    </w:sdt>
    <w:customXmlInsRangeEnd w:id="63"/>
    <w:p w:rsidR="004F4426" w:rsidRDefault="004F4426">
      <w:pPr>
        <w:jc w:val="both"/>
        <w:sectPr w:rsidR="004F4426" w:rsidSect="004F4426">
          <w:footerReference w:type="default" r:id="rId16"/>
          <w:footerReference w:type="first" r:id="rId17"/>
          <w:pgSz w:w="11906" w:h="16838" w:code="9"/>
          <w:pgMar w:top="1134" w:right="1134" w:bottom="1134" w:left="3402" w:header="567" w:footer="567" w:gutter="0"/>
          <w:pgNumType w:start="0"/>
          <w:cols w:space="708"/>
          <w:titlePg/>
          <w:docGrid w:linePitch="360"/>
        </w:sectPr>
      </w:pPr>
    </w:p>
    <w:tbl>
      <w:tblPr>
        <w:tblStyle w:val="ColorfulList"/>
        <w:tblpPr w:leftFromText="180" w:rightFromText="180" w:horzAnchor="margin" w:tblpY="1004"/>
        <w:tblW w:w="5000" w:type="pct"/>
        <w:tblLook w:val="04A0" w:firstRow="1" w:lastRow="0" w:firstColumn="1" w:lastColumn="0" w:noHBand="0" w:noVBand="1"/>
      </w:tblPr>
      <w:tblGrid>
        <w:gridCol w:w="1148"/>
        <w:gridCol w:w="1244"/>
        <w:gridCol w:w="2062"/>
        <w:gridCol w:w="1716"/>
        <w:gridCol w:w="3117"/>
      </w:tblGrid>
      <w:tr w:rsidR="00374D2D" w:rsidTr="001558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8" w:type="pct"/>
          </w:tcPr>
          <w:p w:rsidR="00374D2D" w:rsidRDefault="00374D2D" w:rsidP="004D2AEF">
            <w:pPr>
              <w:spacing w:line="360" w:lineRule="auto"/>
              <w:jc w:val="both"/>
            </w:pPr>
            <w:r>
              <w:lastRenderedPageBreak/>
              <w:t>ACTION</w:t>
            </w:r>
          </w:p>
        </w:tc>
        <w:tc>
          <w:tcPr>
            <w:tcW w:w="670" w:type="pct"/>
          </w:tcPr>
          <w:p w:rsidR="00374D2D" w:rsidRDefault="00374D2D" w:rsidP="006B118A">
            <w:pPr>
              <w:spacing w:line="360" w:lineRule="auto"/>
              <w:jc w:val="both"/>
              <w:cnfStyle w:val="100000000000" w:firstRow="1" w:lastRow="0" w:firstColumn="0" w:lastColumn="0" w:oddVBand="0" w:evenVBand="0" w:oddHBand="0" w:evenHBand="0" w:firstRowFirstColumn="0" w:firstRowLastColumn="0" w:lastRowFirstColumn="0" w:lastRowLastColumn="0"/>
            </w:pPr>
            <w:r>
              <w:t>VERSION</w:t>
            </w:r>
          </w:p>
        </w:tc>
        <w:tc>
          <w:tcPr>
            <w:tcW w:w="1110" w:type="pct"/>
          </w:tcPr>
          <w:p w:rsidR="00374D2D" w:rsidRDefault="00374D2D">
            <w:pPr>
              <w:spacing w:line="360" w:lineRule="auto"/>
              <w:ind w:right="-360"/>
              <w:jc w:val="both"/>
              <w:cnfStyle w:val="100000000000" w:firstRow="1" w:lastRow="0" w:firstColumn="0" w:lastColumn="0" w:oddVBand="0" w:evenVBand="0" w:oddHBand="0" w:evenHBand="0" w:firstRowFirstColumn="0" w:firstRowLastColumn="0" w:lastRowFirstColumn="0" w:lastRowLastColumn="0"/>
              <w:pPrChange w:id="68" w:author="Benslimane, Amira" w:date="2016-10-18T11:09:00Z">
                <w:pPr>
                  <w:framePr w:hSpace="180" w:wrap="around" w:hAnchor="margin" w:y="1004"/>
                  <w:spacing w:line="360" w:lineRule="auto"/>
                  <w:ind w:right="-360"/>
                  <w:jc w:val="both"/>
                  <w:cnfStyle w:val="100000000000" w:firstRow="1" w:lastRow="0" w:firstColumn="0" w:lastColumn="0" w:oddVBand="0" w:evenVBand="0" w:oddHBand="0" w:evenHBand="0" w:firstRowFirstColumn="0" w:firstRowLastColumn="0" w:lastRowFirstColumn="0" w:lastRowLastColumn="0"/>
                </w:pPr>
              </w:pPrChange>
            </w:pPr>
            <w:r>
              <w:t>NAME</w:t>
            </w:r>
          </w:p>
        </w:tc>
        <w:tc>
          <w:tcPr>
            <w:tcW w:w="924" w:type="pct"/>
          </w:tcPr>
          <w:p w:rsidR="00374D2D" w:rsidRDefault="00374D2D">
            <w:pPr>
              <w:spacing w:line="360" w:lineRule="auto"/>
              <w:jc w:val="both"/>
              <w:cnfStyle w:val="100000000000" w:firstRow="1" w:lastRow="0" w:firstColumn="0" w:lastColumn="0" w:oddVBand="0" w:evenVBand="0" w:oddHBand="0" w:evenHBand="0" w:firstRowFirstColumn="0" w:firstRowLastColumn="0" w:lastRowFirstColumn="0" w:lastRowLastColumn="0"/>
              <w:pPrChange w:id="69" w:author="Benslimane, Amira" w:date="2016-10-18T11:09:00Z">
                <w:pPr>
                  <w:framePr w:hSpace="180" w:wrap="around" w:hAnchor="margin" w:y="1004"/>
                  <w:spacing w:line="360" w:lineRule="auto"/>
                  <w:jc w:val="both"/>
                  <w:cnfStyle w:val="100000000000" w:firstRow="1" w:lastRow="0" w:firstColumn="0" w:lastColumn="0" w:oddVBand="0" w:evenVBand="0" w:oddHBand="0" w:evenHBand="0" w:firstRowFirstColumn="0" w:firstRowLastColumn="0" w:lastRowFirstColumn="0" w:lastRowLastColumn="0"/>
                </w:pPr>
              </w:pPrChange>
            </w:pPr>
            <w:r>
              <w:t>DATE</w:t>
            </w:r>
          </w:p>
        </w:tc>
        <w:tc>
          <w:tcPr>
            <w:tcW w:w="1678" w:type="pct"/>
          </w:tcPr>
          <w:p w:rsidR="00374D2D" w:rsidRDefault="00374D2D">
            <w:pPr>
              <w:spacing w:line="360" w:lineRule="auto"/>
              <w:jc w:val="both"/>
              <w:cnfStyle w:val="100000000000" w:firstRow="1" w:lastRow="0" w:firstColumn="0" w:lastColumn="0" w:oddVBand="0" w:evenVBand="0" w:oddHBand="0" w:evenHBand="0" w:firstRowFirstColumn="0" w:firstRowLastColumn="0" w:lastRowFirstColumn="0" w:lastRowLastColumn="0"/>
              <w:pPrChange w:id="70" w:author="Benslimane, Amira" w:date="2016-10-18T11:09:00Z">
                <w:pPr>
                  <w:framePr w:hSpace="180" w:wrap="around" w:hAnchor="margin" w:y="1004"/>
                  <w:spacing w:line="360" w:lineRule="auto"/>
                  <w:jc w:val="both"/>
                  <w:cnfStyle w:val="100000000000" w:firstRow="1" w:lastRow="0" w:firstColumn="0" w:lastColumn="0" w:oddVBand="0" w:evenVBand="0" w:oddHBand="0" w:evenHBand="0" w:firstRowFirstColumn="0" w:firstRowLastColumn="0" w:lastRowFirstColumn="0" w:lastRowLastColumn="0"/>
                </w:pPr>
              </w:pPrChange>
            </w:pPr>
            <w:r>
              <w:t>COMMENTS</w:t>
            </w:r>
          </w:p>
        </w:tc>
      </w:tr>
      <w:tr w:rsidR="00374D2D" w:rsidTr="00155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8" w:type="pct"/>
          </w:tcPr>
          <w:p w:rsidR="00374D2D" w:rsidRDefault="00374D2D" w:rsidP="004D2AEF">
            <w:pPr>
              <w:spacing w:line="360" w:lineRule="auto"/>
              <w:jc w:val="both"/>
            </w:pPr>
            <w:r>
              <w:t>Creation</w:t>
            </w:r>
          </w:p>
        </w:tc>
        <w:tc>
          <w:tcPr>
            <w:tcW w:w="670" w:type="pct"/>
          </w:tcPr>
          <w:p w:rsidR="00374D2D" w:rsidRDefault="00374D2D" w:rsidP="006B118A">
            <w:pPr>
              <w:spacing w:line="360" w:lineRule="auto"/>
              <w:jc w:val="both"/>
              <w:cnfStyle w:val="000000100000" w:firstRow="0" w:lastRow="0" w:firstColumn="0" w:lastColumn="0" w:oddVBand="0" w:evenVBand="0" w:oddHBand="1" w:evenHBand="0" w:firstRowFirstColumn="0" w:firstRowLastColumn="0" w:lastRowFirstColumn="0" w:lastRowLastColumn="0"/>
            </w:pPr>
            <w:r>
              <w:t>1.0</w:t>
            </w:r>
          </w:p>
        </w:tc>
        <w:tc>
          <w:tcPr>
            <w:tcW w:w="1110" w:type="pct"/>
          </w:tcPr>
          <w:p w:rsidR="00374D2D" w:rsidRDefault="00374D2D">
            <w:pPr>
              <w:spacing w:line="360" w:lineRule="auto"/>
              <w:jc w:val="both"/>
              <w:cnfStyle w:val="000000100000" w:firstRow="0" w:lastRow="0" w:firstColumn="0" w:lastColumn="0" w:oddVBand="0" w:evenVBand="0" w:oddHBand="1" w:evenHBand="0" w:firstRowFirstColumn="0" w:firstRowLastColumn="0" w:lastRowFirstColumn="0" w:lastRowLastColumn="0"/>
              <w:pPrChange w:id="71"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r>
              <w:t>Slim CHENNOUFI</w:t>
            </w:r>
          </w:p>
        </w:tc>
        <w:tc>
          <w:tcPr>
            <w:tcW w:w="924" w:type="pct"/>
          </w:tcPr>
          <w:p w:rsidR="00374D2D" w:rsidRDefault="00374D2D">
            <w:pPr>
              <w:spacing w:line="360" w:lineRule="auto"/>
              <w:jc w:val="both"/>
              <w:cnfStyle w:val="000000100000" w:firstRow="0" w:lastRow="0" w:firstColumn="0" w:lastColumn="0" w:oddVBand="0" w:evenVBand="0" w:oddHBand="1" w:evenHBand="0" w:firstRowFirstColumn="0" w:firstRowLastColumn="0" w:lastRowFirstColumn="0" w:lastRowLastColumn="0"/>
              <w:pPrChange w:id="72"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r>
              <w:t>27-JAN-2016</w:t>
            </w:r>
          </w:p>
        </w:tc>
        <w:tc>
          <w:tcPr>
            <w:tcW w:w="1678" w:type="pct"/>
          </w:tcPr>
          <w:p w:rsidR="00374D2D" w:rsidRDefault="00374D2D">
            <w:pPr>
              <w:spacing w:line="360" w:lineRule="auto"/>
              <w:jc w:val="both"/>
              <w:cnfStyle w:val="000000100000" w:firstRow="0" w:lastRow="0" w:firstColumn="0" w:lastColumn="0" w:oddVBand="0" w:evenVBand="0" w:oddHBand="1" w:evenHBand="0" w:firstRowFirstColumn="0" w:firstRowLastColumn="0" w:lastRowFirstColumn="0" w:lastRowLastColumn="0"/>
              <w:pPrChange w:id="73"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r>
              <w:t>1st version</w:t>
            </w:r>
          </w:p>
        </w:tc>
      </w:tr>
      <w:tr w:rsidR="00374D2D" w:rsidTr="00155848">
        <w:tc>
          <w:tcPr>
            <w:cnfStyle w:val="001000000000" w:firstRow="0" w:lastRow="0" w:firstColumn="1" w:lastColumn="0" w:oddVBand="0" w:evenVBand="0" w:oddHBand="0" w:evenHBand="0" w:firstRowFirstColumn="0" w:firstRowLastColumn="0" w:lastRowFirstColumn="0" w:lastRowLastColumn="0"/>
            <w:tcW w:w="618" w:type="pct"/>
          </w:tcPr>
          <w:p w:rsidR="00374D2D" w:rsidRDefault="00A4410C" w:rsidP="004D2AEF">
            <w:pPr>
              <w:spacing w:line="360" w:lineRule="auto"/>
              <w:jc w:val="both"/>
            </w:pPr>
            <w:r>
              <w:t>Update</w:t>
            </w:r>
          </w:p>
        </w:tc>
        <w:tc>
          <w:tcPr>
            <w:tcW w:w="670" w:type="pct"/>
          </w:tcPr>
          <w:p w:rsidR="00374D2D" w:rsidRDefault="00A4410C" w:rsidP="006B118A">
            <w:pPr>
              <w:spacing w:line="360" w:lineRule="auto"/>
              <w:jc w:val="both"/>
              <w:cnfStyle w:val="000000000000" w:firstRow="0" w:lastRow="0" w:firstColumn="0" w:lastColumn="0" w:oddVBand="0" w:evenVBand="0" w:oddHBand="0" w:evenHBand="0" w:firstRowFirstColumn="0" w:firstRowLastColumn="0" w:lastRowFirstColumn="0" w:lastRowLastColumn="0"/>
            </w:pPr>
            <w:r>
              <w:t>1.1</w:t>
            </w:r>
          </w:p>
        </w:tc>
        <w:tc>
          <w:tcPr>
            <w:tcW w:w="1110" w:type="pct"/>
          </w:tcPr>
          <w:p w:rsidR="00374D2D" w:rsidRDefault="00A4410C">
            <w:pPr>
              <w:spacing w:line="360" w:lineRule="auto"/>
              <w:jc w:val="both"/>
              <w:cnfStyle w:val="000000000000" w:firstRow="0" w:lastRow="0" w:firstColumn="0" w:lastColumn="0" w:oddVBand="0" w:evenVBand="0" w:oddHBand="0" w:evenHBand="0" w:firstRowFirstColumn="0" w:firstRowLastColumn="0" w:lastRowFirstColumn="0" w:lastRowLastColumn="0"/>
              <w:pPrChange w:id="74" w:author="Benslimane, Amira" w:date="2016-10-18T11:09:00Z">
                <w:pPr>
                  <w:framePr w:hSpace="180" w:wrap="around" w:hAnchor="margin" w:y="1004"/>
                  <w:spacing w:line="360" w:lineRule="auto"/>
                  <w:jc w:val="both"/>
                  <w:cnfStyle w:val="000000000000" w:firstRow="0" w:lastRow="0" w:firstColumn="0" w:lastColumn="0" w:oddVBand="0" w:evenVBand="0" w:oddHBand="0" w:evenHBand="0" w:firstRowFirstColumn="0" w:firstRowLastColumn="0" w:lastRowFirstColumn="0" w:lastRowLastColumn="0"/>
                </w:pPr>
              </w:pPrChange>
            </w:pPr>
            <w:r>
              <w:t>Slim CHENNOUFI</w:t>
            </w:r>
          </w:p>
        </w:tc>
        <w:tc>
          <w:tcPr>
            <w:tcW w:w="924" w:type="pct"/>
          </w:tcPr>
          <w:p w:rsidR="00374D2D" w:rsidRDefault="00A4410C">
            <w:pPr>
              <w:spacing w:line="360" w:lineRule="auto"/>
              <w:jc w:val="both"/>
              <w:cnfStyle w:val="000000000000" w:firstRow="0" w:lastRow="0" w:firstColumn="0" w:lastColumn="0" w:oddVBand="0" w:evenVBand="0" w:oddHBand="0" w:evenHBand="0" w:firstRowFirstColumn="0" w:firstRowLastColumn="0" w:lastRowFirstColumn="0" w:lastRowLastColumn="0"/>
              <w:pPrChange w:id="75" w:author="Benslimane, Amira" w:date="2016-10-18T11:09:00Z">
                <w:pPr>
                  <w:framePr w:hSpace="180" w:wrap="around" w:hAnchor="margin" w:y="1004"/>
                  <w:spacing w:line="360" w:lineRule="auto"/>
                  <w:jc w:val="both"/>
                  <w:cnfStyle w:val="000000000000" w:firstRow="0" w:lastRow="0" w:firstColumn="0" w:lastColumn="0" w:oddVBand="0" w:evenVBand="0" w:oddHBand="0" w:evenHBand="0" w:firstRowFirstColumn="0" w:firstRowLastColumn="0" w:lastRowFirstColumn="0" w:lastRowLastColumn="0"/>
                </w:pPr>
              </w:pPrChange>
            </w:pPr>
            <w:r>
              <w:t>19-MAY-2016</w:t>
            </w:r>
          </w:p>
        </w:tc>
        <w:tc>
          <w:tcPr>
            <w:tcW w:w="1678" w:type="pct"/>
          </w:tcPr>
          <w:p w:rsidR="00374D2D" w:rsidRDefault="00A4410C">
            <w:pPr>
              <w:spacing w:line="360" w:lineRule="auto"/>
              <w:jc w:val="both"/>
              <w:cnfStyle w:val="000000000000" w:firstRow="0" w:lastRow="0" w:firstColumn="0" w:lastColumn="0" w:oddVBand="0" w:evenVBand="0" w:oddHBand="0" w:evenHBand="0" w:firstRowFirstColumn="0" w:firstRowLastColumn="0" w:lastRowFirstColumn="0" w:lastRowLastColumn="0"/>
              <w:pPrChange w:id="76" w:author="Benslimane, Amira" w:date="2016-10-18T11:09:00Z">
                <w:pPr>
                  <w:framePr w:hSpace="180" w:wrap="around" w:hAnchor="margin" w:y="1004"/>
                  <w:spacing w:line="360" w:lineRule="auto"/>
                  <w:jc w:val="both"/>
                  <w:cnfStyle w:val="000000000000" w:firstRow="0" w:lastRow="0" w:firstColumn="0" w:lastColumn="0" w:oddVBand="0" w:evenVBand="0" w:oddHBand="0" w:evenHBand="0" w:firstRowFirstColumn="0" w:firstRowLastColumn="0" w:lastRowFirstColumn="0" w:lastRowLastColumn="0"/>
                </w:pPr>
              </w:pPrChange>
            </w:pPr>
            <w:r>
              <w:t>Update as per Misys R&amp;D feedback</w:t>
            </w:r>
          </w:p>
        </w:tc>
      </w:tr>
      <w:tr w:rsidR="00BC1C92" w:rsidTr="00155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8" w:type="pct"/>
          </w:tcPr>
          <w:p w:rsidR="00BC1C92" w:rsidRDefault="00BC1C92" w:rsidP="004D2AEF">
            <w:pPr>
              <w:spacing w:line="360" w:lineRule="auto"/>
              <w:jc w:val="both"/>
            </w:pPr>
            <w:r>
              <w:t>Update</w:t>
            </w:r>
          </w:p>
        </w:tc>
        <w:tc>
          <w:tcPr>
            <w:tcW w:w="670" w:type="pct"/>
          </w:tcPr>
          <w:p w:rsidR="00BC1C92" w:rsidRDefault="00BC1C92" w:rsidP="006B118A">
            <w:pPr>
              <w:spacing w:line="360" w:lineRule="auto"/>
              <w:jc w:val="both"/>
              <w:cnfStyle w:val="000000100000" w:firstRow="0" w:lastRow="0" w:firstColumn="0" w:lastColumn="0" w:oddVBand="0" w:evenVBand="0" w:oddHBand="1" w:evenHBand="0" w:firstRowFirstColumn="0" w:firstRowLastColumn="0" w:lastRowFirstColumn="0" w:lastRowLastColumn="0"/>
            </w:pPr>
            <w:r>
              <w:t>1.1.1</w:t>
            </w:r>
          </w:p>
        </w:tc>
        <w:tc>
          <w:tcPr>
            <w:tcW w:w="1110" w:type="pct"/>
          </w:tcPr>
          <w:p w:rsidR="00BC1C92" w:rsidRDefault="00155848">
            <w:pPr>
              <w:spacing w:line="360" w:lineRule="auto"/>
              <w:jc w:val="both"/>
              <w:cnfStyle w:val="000000100000" w:firstRow="0" w:lastRow="0" w:firstColumn="0" w:lastColumn="0" w:oddVBand="0" w:evenVBand="0" w:oddHBand="1" w:evenHBand="0" w:firstRowFirstColumn="0" w:firstRowLastColumn="0" w:lastRowFirstColumn="0" w:lastRowLastColumn="0"/>
              <w:pPrChange w:id="77"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r>
              <w:t>Gregory</w:t>
            </w:r>
            <w:r w:rsidR="00BC1C92">
              <w:t xml:space="preserve"> COBENA</w:t>
            </w:r>
          </w:p>
        </w:tc>
        <w:tc>
          <w:tcPr>
            <w:tcW w:w="924" w:type="pct"/>
          </w:tcPr>
          <w:p w:rsidR="00BC1C92" w:rsidRDefault="00BC1C92">
            <w:pPr>
              <w:spacing w:line="360" w:lineRule="auto"/>
              <w:jc w:val="both"/>
              <w:cnfStyle w:val="000000100000" w:firstRow="0" w:lastRow="0" w:firstColumn="0" w:lastColumn="0" w:oddVBand="0" w:evenVBand="0" w:oddHBand="1" w:evenHBand="0" w:firstRowFirstColumn="0" w:firstRowLastColumn="0" w:lastRowFirstColumn="0" w:lastRowLastColumn="0"/>
              <w:pPrChange w:id="78"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r>
              <w:t>22-JUN-2016</w:t>
            </w:r>
          </w:p>
        </w:tc>
        <w:tc>
          <w:tcPr>
            <w:tcW w:w="1678" w:type="pct"/>
          </w:tcPr>
          <w:p w:rsidR="00BC1C92" w:rsidRDefault="00BC1C92">
            <w:pPr>
              <w:spacing w:line="360" w:lineRule="auto"/>
              <w:jc w:val="both"/>
              <w:cnfStyle w:val="000000100000" w:firstRow="0" w:lastRow="0" w:firstColumn="0" w:lastColumn="0" w:oddVBand="0" w:evenVBand="0" w:oddHBand="1" w:evenHBand="0" w:firstRowFirstColumn="0" w:firstRowLastColumn="0" w:lastRowFirstColumn="0" w:lastRowLastColumn="0"/>
              <w:pPrChange w:id="79"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p>
        </w:tc>
      </w:tr>
      <w:tr w:rsidR="00374D2D" w:rsidTr="00155848">
        <w:tc>
          <w:tcPr>
            <w:cnfStyle w:val="001000000000" w:firstRow="0" w:lastRow="0" w:firstColumn="1" w:lastColumn="0" w:oddVBand="0" w:evenVBand="0" w:oddHBand="0" w:evenHBand="0" w:firstRowFirstColumn="0" w:firstRowLastColumn="0" w:lastRowFirstColumn="0" w:lastRowLastColumn="0"/>
            <w:tcW w:w="618" w:type="pct"/>
          </w:tcPr>
          <w:p w:rsidR="00374D2D" w:rsidRDefault="00FD4389" w:rsidP="004D2AEF">
            <w:pPr>
              <w:spacing w:line="360" w:lineRule="auto"/>
              <w:jc w:val="both"/>
            </w:pPr>
            <w:r>
              <w:t>Update</w:t>
            </w:r>
          </w:p>
        </w:tc>
        <w:tc>
          <w:tcPr>
            <w:tcW w:w="670" w:type="pct"/>
          </w:tcPr>
          <w:p w:rsidR="00374D2D" w:rsidRDefault="00FD4389" w:rsidP="006B118A">
            <w:pPr>
              <w:spacing w:line="360" w:lineRule="auto"/>
              <w:jc w:val="both"/>
              <w:cnfStyle w:val="000000000000" w:firstRow="0" w:lastRow="0" w:firstColumn="0" w:lastColumn="0" w:oddVBand="0" w:evenVBand="0" w:oddHBand="0" w:evenHBand="0" w:firstRowFirstColumn="0" w:firstRowLastColumn="0" w:lastRowFirstColumn="0" w:lastRowLastColumn="0"/>
            </w:pPr>
            <w:r>
              <w:t>1.2</w:t>
            </w:r>
          </w:p>
        </w:tc>
        <w:tc>
          <w:tcPr>
            <w:tcW w:w="1110" w:type="pct"/>
          </w:tcPr>
          <w:p w:rsidR="00374D2D" w:rsidRDefault="00FD4389">
            <w:pPr>
              <w:spacing w:line="360" w:lineRule="auto"/>
              <w:jc w:val="both"/>
              <w:cnfStyle w:val="000000000000" w:firstRow="0" w:lastRow="0" w:firstColumn="0" w:lastColumn="0" w:oddVBand="0" w:evenVBand="0" w:oddHBand="0" w:evenHBand="0" w:firstRowFirstColumn="0" w:firstRowLastColumn="0" w:lastRowFirstColumn="0" w:lastRowLastColumn="0"/>
              <w:pPrChange w:id="80" w:author="Benslimane, Amira" w:date="2016-10-18T11:09:00Z">
                <w:pPr>
                  <w:framePr w:hSpace="180" w:wrap="around" w:hAnchor="margin" w:y="1004"/>
                  <w:spacing w:line="360" w:lineRule="auto"/>
                  <w:jc w:val="both"/>
                  <w:cnfStyle w:val="000000000000" w:firstRow="0" w:lastRow="0" w:firstColumn="0" w:lastColumn="0" w:oddVBand="0" w:evenVBand="0" w:oddHBand="0" w:evenHBand="0" w:firstRowFirstColumn="0" w:firstRowLastColumn="0" w:lastRowFirstColumn="0" w:lastRowLastColumn="0"/>
                </w:pPr>
              </w:pPrChange>
            </w:pPr>
            <w:r>
              <w:t>Fergus  TIMLIN</w:t>
            </w:r>
          </w:p>
        </w:tc>
        <w:tc>
          <w:tcPr>
            <w:tcW w:w="924" w:type="pct"/>
          </w:tcPr>
          <w:p w:rsidR="00374D2D" w:rsidRDefault="00FD4389">
            <w:pPr>
              <w:spacing w:line="360" w:lineRule="auto"/>
              <w:jc w:val="both"/>
              <w:cnfStyle w:val="000000000000" w:firstRow="0" w:lastRow="0" w:firstColumn="0" w:lastColumn="0" w:oddVBand="0" w:evenVBand="0" w:oddHBand="0" w:evenHBand="0" w:firstRowFirstColumn="0" w:firstRowLastColumn="0" w:lastRowFirstColumn="0" w:lastRowLastColumn="0"/>
              <w:pPrChange w:id="81" w:author="Benslimane, Amira" w:date="2016-10-18T11:09:00Z">
                <w:pPr>
                  <w:framePr w:hSpace="180" w:wrap="around" w:hAnchor="margin" w:y="1004"/>
                  <w:spacing w:line="360" w:lineRule="auto"/>
                  <w:jc w:val="both"/>
                  <w:cnfStyle w:val="000000000000" w:firstRow="0" w:lastRow="0" w:firstColumn="0" w:lastColumn="0" w:oddVBand="0" w:evenVBand="0" w:oddHBand="0" w:evenHBand="0" w:firstRowFirstColumn="0" w:firstRowLastColumn="0" w:lastRowFirstColumn="0" w:lastRowLastColumn="0"/>
                </w:pPr>
              </w:pPrChange>
            </w:pPr>
            <w:r>
              <w:t>29/06/2016</w:t>
            </w:r>
          </w:p>
        </w:tc>
        <w:tc>
          <w:tcPr>
            <w:tcW w:w="1678" w:type="pct"/>
          </w:tcPr>
          <w:p w:rsidR="00374D2D" w:rsidRDefault="00FD4389">
            <w:pPr>
              <w:spacing w:line="360" w:lineRule="auto"/>
              <w:jc w:val="both"/>
              <w:cnfStyle w:val="000000000000" w:firstRow="0" w:lastRow="0" w:firstColumn="0" w:lastColumn="0" w:oddVBand="0" w:evenVBand="0" w:oddHBand="0" w:evenHBand="0" w:firstRowFirstColumn="0" w:firstRowLastColumn="0" w:lastRowFirstColumn="0" w:lastRowLastColumn="0"/>
              <w:pPrChange w:id="82" w:author="Benslimane, Amira" w:date="2016-10-18T11:09:00Z">
                <w:pPr>
                  <w:framePr w:hSpace="180" w:wrap="around" w:hAnchor="margin" w:y="1004"/>
                  <w:spacing w:line="360" w:lineRule="auto"/>
                  <w:jc w:val="both"/>
                  <w:cnfStyle w:val="000000000000" w:firstRow="0" w:lastRow="0" w:firstColumn="0" w:lastColumn="0" w:oddVBand="0" w:evenVBand="0" w:oddHBand="0" w:evenHBand="0" w:firstRowFirstColumn="0" w:firstRowLastColumn="0" w:lastRowFirstColumn="0" w:lastRowLastColumn="0"/>
                </w:pPr>
              </w:pPrChange>
            </w:pPr>
            <w:r>
              <w:t>Mediolanum comments</w:t>
            </w:r>
          </w:p>
        </w:tc>
      </w:tr>
      <w:tr w:rsidR="00374D2D" w:rsidTr="00155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8" w:type="pct"/>
          </w:tcPr>
          <w:p w:rsidR="00374D2D" w:rsidRDefault="00BC1C92" w:rsidP="004D2AEF">
            <w:pPr>
              <w:spacing w:line="360" w:lineRule="auto"/>
              <w:jc w:val="both"/>
            </w:pPr>
            <w:r>
              <w:t>Update</w:t>
            </w:r>
          </w:p>
        </w:tc>
        <w:tc>
          <w:tcPr>
            <w:tcW w:w="670" w:type="pct"/>
          </w:tcPr>
          <w:p w:rsidR="00374D2D" w:rsidRDefault="00BC1C92" w:rsidP="006B118A">
            <w:pPr>
              <w:spacing w:line="360" w:lineRule="auto"/>
              <w:jc w:val="both"/>
              <w:cnfStyle w:val="000000100000" w:firstRow="0" w:lastRow="0" w:firstColumn="0" w:lastColumn="0" w:oddVBand="0" w:evenVBand="0" w:oddHBand="1" w:evenHBand="0" w:firstRowFirstColumn="0" w:firstRowLastColumn="0" w:lastRowFirstColumn="0" w:lastRowLastColumn="0"/>
            </w:pPr>
            <w:r>
              <w:t>1.3</w:t>
            </w:r>
          </w:p>
        </w:tc>
        <w:tc>
          <w:tcPr>
            <w:tcW w:w="1110" w:type="pct"/>
          </w:tcPr>
          <w:p w:rsidR="00374D2D" w:rsidRDefault="00155848">
            <w:pPr>
              <w:spacing w:line="360" w:lineRule="auto"/>
              <w:jc w:val="both"/>
              <w:cnfStyle w:val="000000100000" w:firstRow="0" w:lastRow="0" w:firstColumn="0" w:lastColumn="0" w:oddVBand="0" w:evenVBand="0" w:oddHBand="1" w:evenHBand="0" w:firstRowFirstColumn="0" w:firstRowLastColumn="0" w:lastRowFirstColumn="0" w:lastRowLastColumn="0"/>
              <w:pPrChange w:id="83"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r>
              <w:t xml:space="preserve">Gregory </w:t>
            </w:r>
            <w:r w:rsidR="00BC1C92">
              <w:t>COBENA</w:t>
            </w:r>
          </w:p>
          <w:p w:rsidR="00BD1C23" w:rsidRDefault="00BD1C23">
            <w:pPr>
              <w:spacing w:line="360" w:lineRule="auto"/>
              <w:jc w:val="both"/>
              <w:cnfStyle w:val="000000100000" w:firstRow="0" w:lastRow="0" w:firstColumn="0" w:lastColumn="0" w:oddVBand="0" w:evenVBand="0" w:oddHBand="1" w:evenHBand="0" w:firstRowFirstColumn="0" w:firstRowLastColumn="0" w:lastRowFirstColumn="0" w:lastRowLastColumn="0"/>
              <w:pPrChange w:id="84"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r>
              <w:t>Yuanjia SU</w:t>
            </w:r>
          </w:p>
        </w:tc>
        <w:tc>
          <w:tcPr>
            <w:tcW w:w="924" w:type="pct"/>
          </w:tcPr>
          <w:p w:rsidR="00374D2D" w:rsidRDefault="00BC1C92">
            <w:pPr>
              <w:spacing w:line="360" w:lineRule="auto"/>
              <w:jc w:val="both"/>
              <w:cnfStyle w:val="000000100000" w:firstRow="0" w:lastRow="0" w:firstColumn="0" w:lastColumn="0" w:oddVBand="0" w:evenVBand="0" w:oddHBand="1" w:evenHBand="0" w:firstRowFirstColumn="0" w:firstRowLastColumn="0" w:lastRowFirstColumn="0" w:lastRowLastColumn="0"/>
              <w:pPrChange w:id="85"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r>
              <w:t>01-JUL-2016</w:t>
            </w:r>
          </w:p>
        </w:tc>
        <w:tc>
          <w:tcPr>
            <w:tcW w:w="1678" w:type="pct"/>
          </w:tcPr>
          <w:p w:rsidR="00374D2D" w:rsidRDefault="00BC1C92">
            <w:pPr>
              <w:spacing w:line="360" w:lineRule="auto"/>
              <w:jc w:val="both"/>
              <w:cnfStyle w:val="000000100000" w:firstRow="0" w:lastRow="0" w:firstColumn="0" w:lastColumn="0" w:oddVBand="0" w:evenVBand="0" w:oddHBand="1" w:evenHBand="0" w:firstRowFirstColumn="0" w:firstRowLastColumn="0" w:lastRowFirstColumn="0" w:lastRowLastColumn="0"/>
              <w:pPrChange w:id="86"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r>
              <w:t>Answer Mediolanum question</w:t>
            </w:r>
          </w:p>
          <w:p w:rsidR="00BC1C92" w:rsidRDefault="00BC1C92">
            <w:pPr>
              <w:spacing w:line="360" w:lineRule="auto"/>
              <w:jc w:val="both"/>
              <w:cnfStyle w:val="000000100000" w:firstRow="0" w:lastRow="0" w:firstColumn="0" w:lastColumn="0" w:oddVBand="0" w:evenVBand="0" w:oddHBand="1" w:evenHBand="0" w:firstRowFirstColumn="0" w:firstRowLastColumn="0" w:lastRowFirstColumn="0" w:lastRowLastColumn="0"/>
              <w:pPrChange w:id="87"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r>
              <w:t xml:space="preserve">&amp; Add </w:t>
            </w:r>
            <w:r w:rsidR="007113B5">
              <w:t>pictures</w:t>
            </w:r>
          </w:p>
        </w:tc>
      </w:tr>
      <w:tr w:rsidR="00374D2D" w:rsidTr="00155848">
        <w:tc>
          <w:tcPr>
            <w:cnfStyle w:val="001000000000" w:firstRow="0" w:lastRow="0" w:firstColumn="1" w:lastColumn="0" w:oddVBand="0" w:evenVBand="0" w:oddHBand="0" w:evenHBand="0" w:firstRowFirstColumn="0" w:firstRowLastColumn="0" w:lastRowFirstColumn="0" w:lastRowLastColumn="0"/>
            <w:tcW w:w="618" w:type="pct"/>
          </w:tcPr>
          <w:p w:rsidR="00374D2D" w:rsidRDefault="005D4473" w:rsidP="004D2AEF">
            <w:pPr>
              <w:spacing w:line="360" w:lineRule="auto"/>
              <w:jc w:val="both"/>
            </w:pPr>
            <w:r>
              <w:t>Update</w:t>
            </w:r>
          </w:p>
        </w:tc>
        <w:tc>
          <w:tcPr>
            <w:tcW w:w="670" w:type="pct"/>
          </w:tcPr>
          <w:p w:rsidR="00374D2D" w:rsidRDefault="005D4473" w:rsidP="006B118A">
            <w:pPr>
              <w:spacing w:line="360" w:lineRule="auto"/>
              <w:jc w:val="both"/>
              <w:cnfStyle w:val="000000000000" w:firstRow="0" w:lastRow="0" w:firstColumn="0" w:lastColumn="0" w:oddVBand="0" w:evenVBand="0" w:oddHBand="0" w:evenHBand="0" w:firstRowFirstColumn="0" w:firstRowLastColumn="0" w:lastRowFirstColumn="0" w:lastRowLastColumn="0"/>
            </w:pPr>
            <w:r>
              <w:t>1.4</w:t>
            </w:r>
          </w:p>
        </w:tc>
        <w:tc>
          <w:tcPr>
            <w:tcW w:w="1110" w:type="pct"/>
          </w:tcPr>
          <w:p w:rsidR="00374D2D" w:rsidRDefault="005D4473">
            <w:pPr>
              <w:spacing w:line="360" w:lineRule="auto"/>
              <w:jc w:val="both"/>
              <w:cnfStyle w:val="000000000000" w:firstRow="0" w:lastRow="0" w:firstColumn="0" w:lastColumn="0" w:oddVBand="0" w:evenVBand="0" w:oddHBand="0" w:evenHBand="0" w:firstRowFirstColumn="0" w:firstRowLastColumn="0" w:lastRowFirstColumn="0" w:lastRowLastColumn="0"/>
              <w:pPrChange w:id="88" w:author="Benslimane, Amira" w:date="2016-10-18T11:09:00Z">
                <w:pPr>
                  <w:framePr w:hSpace="180" w:wrap="around" w:hAnchor="margin" w:y="1004"/>
                  <w:spacing w:line="360" w:lineRule="auto"/>
                  <w:jc w:val="both"/>
                  <w:cnfStyle w:val="000000000000" w:firstRow="0" w:lastRow="0" w:firstColumn="0" w:lastColumn="0" w:oddVBand="0" w:evenVBand="0" w:oddHBand="0" w:evenHBand="0" w:firstRowFirstColumn="0" w:firstRowLastColumn="0" w:lastRowFirstColumn="0" w:lastRowLastColumn="0"/>
                </w:pPr>
              </w:pPrChange>
            </w:pPr>
            <w:r>
              <w:t>Yuanjia SU</w:t>
            </w:r>
          </w:p>
        </w:tc>
        <w:tc>
          <w:tcPr>
            <w:tcW w:w="924" w:type="pct"/>
          </w:tcPr>
          <w:p w:rsidR="00374D2D" w:rsidRDefault="005D4473">
            <w:pPr>
              <w:spacing w:line="360" w:lineRule="auto"/>
              <w:jc w:val="both"/>
              <w:cnfStyle w:val="000000000000" w:firstRow="0" w:lastRow="0" w:firstColumn="0" w:lastColumn="0" w:oddVBand="0" w:evenVBand="0" w:oddHBand="0" w:evenHBand="0" w:firstRowFirstColumn="0" w:firstRowLastColumn="0" w:lastRowFirstColumn="0" w:lastRowLastColumn="0"/>
              <w:pPrChange w:id="89" w:author="Benslimane, Amira" w:date="2016-10-18T11:09:00Z">
                <w:pPr>
                  <w:framePr w:hSpace="180" w:wrap="around" w:hAnchor="margin" w:y="1004"/>
                  <w:spacing w:line="360" w:lineRule="auto"/>
                  <w:jc w:val="both"/>
                  <w:cnfStyle w:val="000000000000" w:firstRow="0" w:lastRow="0" w:firstColumn="0" w:lastColumn="0" w:oddVBand="0" w:evenVBand="0" w:oddHBand="0" w:evenHBand="0" w:firstRowFirstColumn="0" w:firstRowLastColumn="0" w:lastRowFirstColumn="0" w:lastRowLastColumn="0"/>
                </w:pPr>
              </w:pPrChange>
            </w:pPr>
            <w:r>
              <w:t>01-AUG-2016</w:t>
            </w:r>
          </w:p>
        </w:tc>
        <w:tc>
          <w:tcPr>
            <w:tcW w:w="1678" w:type="pct"/>
          </w:tcPr>
          <w:p w:rsidR="00374D2D" w:rsidRDefault="005D4473">
            <w:pPr>
              <w:spacing w:line="360" w:lineRule="auto"/>
              <w:jc w:val="both"/>
              <w:cnfStyle w:val="000000000000" w:firstRow="0" w:lastRow="0" w:firstColumn="0" w:lastColumn="0" w:oddVBand="0" w:evenVBand="0" w:oddHBand="0" w:evenHBand="0" w:firstRowFirstColumn="0" w:firstRowLastColumn="0" w:lastRowFirstColumn="0" w:lastRowLastColumn="0"/>
              <w:pPrChange w:id="90" w:author="Benslimane, Amira" w:date="2016-10-18T11:09:00Z">
                <w:pPr>
                  <w:framePr w:hSpace="180" w:wrap="around" w:hAnchor="margin" w:y="1004"/>
                  <w:spacing w:line="360" w:lineRule="auto"/>
                  <w:jc w:val="both"/>
                  <w:cnfStyle w:val="000000000000" w:firstRow="0" w:lastRow="0" w:firstColumn="0" w:lastColumn="0" w:oddVBand="0" w:evenVBand="0" w:oddHBand="0" w:evenHBand="0" w:firstRowFirstColumn="0" w:firstRowLastColumn="0" w:lastRowFirstColumn="0" w:lastRowLastColumn="0"/>
                </w:pPr>
              </w:pPrChange>
            </w:pPr>
            <w:r>
              <w:t>Add allocation rule, order intention functions</w:t>
            </w:r>
          </w:p>
        </w:tc>
      </w:tr>
      <w:tr w:rsidR="00374D2D" w:rsidTr="00155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8" w:type="pct"/>
          </w:tcPr>
          <w:p w:rsidR="00374D2D" w:rsidRDefault="00035FEC" w:rsidP="004D2AEF">
            <w:pPr>
              <w:spacing w:line="360" w:lineRule="auto"/>
              <w:jc w:val="both"/>
            </w:pPr>
            <w:r>
              <w:t>Update</w:t>
            </w:r>
          </w:p>
        </w:tc>
        <w:tc>
          <w:tcPr>
            <w:tcW w:w="670" w:type="pct"/>
          </w:tcPr>
          <w:p w:rsidR="00374D2D" w:rsidRDefault="00035FEC" w:rsidP="006B118A">
            <w:pPr>
              <w:spacing w:line="360" w:lineRule="auto"/>
              <w:jc w:val="both"/>
              <w:cnfStyle w:val="000000100000" w:firstRow="0" w:lastRow="0" w:firstColumn="0" w:lastColumn="0" w:oddVBand="0" w:evenVBand="0" w:oddHBand="1" w:evenHBand="0" w:firstRowFirstColumn="0" w:firstRowLastColumn="0" w:lastRowFirstColumn="0" w:lastRowLastColumn="0"/>
            </w:pPr>
            <w:r>
              <w:t>1.5</w:t>
            </w:r>
          </w:p>
        </w:tc>
        <w:tc>
          <w:tcPr>
            <w:tcW w:w="1110" w:type="pct"/>
          </w:tcPr>
          <w:p w:rsidR="00374D2D" w:rsidRDefault="00035FEC">
            <w:pPr>
              <w:spacing w:line="360" w:lineRule="auto"/>
              <w:jc w:val="both"/>
              <w:cnfStyle w:val="000000100000" w:firstRow="0" w:lastRow="0" w:firstColumn="0" w:lastColumn="0" w:oddVBand="0" w:evenVBand="0" w:oddHBand="1" w:evenHBand="0" w:firstRowFirstColumn="0" w:firstRowLastColumn="0" w:lastRowFirstColumn="0" w:lastRowLastColumn="0"/>
              <w:pPrChange w:id="91"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r>
              <w:t>Yuanjia SU</w:t>
            </w:r>
          </w:p>
        </w:tc>
        <w:tc>
          <w:tcPr>
            <w:tcW w:w="924" w:type="pct"/>
          </w:tcPr>
          <w:p w:rsidR="00374D2D" w:rsidRDefault="00035FEC">
            <w:pPr>
              <w:spacing w:line="360" w:lineRule="auto"/>
              <w:jc w:val="both"/>
              <w:cnfStyle w:val="000000100000" w:firstRow="0" w:lastRow="0" w:firstColumn="0" w:lastColumn="0" w:oddVBand="0" w:evenVBand="0" w:oddHBand="1" w:evenHBand="0" w:firstRowFirstColumn="0" w:firstRowLastColumn="0" w:lastRowFirstColumn="0" w:lastRowLastColumn="0"/>
              <w:pPrChange w:id="92"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r>
              <w:t>24-AUG-2016</w:t>
            </w:r>
          </w:p>
        </w:tc>
        <w:tc>
          <w:tcPr>
            <w:tcW w:w="1678" w:type="pct"/>
          </w:tcPr>
          <w:p w:rsidR="00374D2D" w:rsidRDefault="00035FEC">
            <w:pPr>
              <w:spacing w:line="360" w:lineRule="auto"/>
              <w:jc w:val="both"/>
              <w:cnfStyle w:val="000000100000" w:firstRow="0" w:lastRow="0" w:firstColumn="0" w:lastColumn="0" w:oddVBand="0" w:evenVBand="0" w:oddHBand="1" w:evenHBand="0" w:firstRowFirstColumn="0" w:firstRowLastColumn="0" w:lastRowFirstColumn="0" w:lastRowLastColumn="0"/>
              <w:pPrChange w:id="93"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r>
              <w:t>Order amount will be based on execution price (conf. last)</w:t>
            </w:r>
          </w:p>
        </w:tc>
      </w:tr>
      <w:tr w:rsidR="00374D2D" w:rsidTr="00155848">
        <w:tc>
          <w:tcPr>
            <w:cnfStyle w:val="001000000000" w:firstRow="0" w:lastRow="0" w:firstColumn="1" w:lastColumn="0" w:oddVBand="0" w:evenVBand="0" w:oddHBand="0" w:evenHBand="0" w:firstRowFirstColumn="0" w:firstRowLastColumn="0" w:lastRowFirstColumn="0" w:lastRowLastColumn="0"/>
            <w:tcW w:w="618" w:type="pct"/>
          </w:tcPr>
          <w:p w:rsidR="00374D2D" w:rsidRDefault="00E1126E" w:rsidP="004D2AEF">
            <w:pPr>
              <w:spacing w:line="360" w:lineRule="auto"/>
              <w:jc w:val="both"/>
            </w:pPr>
            <w:r>
              <w:t>Update</w:t>
            </w:r>
          </w:p>
        </w:tc>
        <w:tc>
          <w:tcPr>
            <w:tcW w:w="670" w:type="pct"/>
          </w:tcPr>
          <w:p w:rsidR="00374D2D" w:rsidRDefault="00E1126E" w:rsidP="006B118A">
            <w:pPr>
              <w:spacing w:line="360" w:lineRule="auto"/>
              <w:jc w:val="both"/>
              <w:cnfStyle w:val="000000000000" w:firstRow="0" w:lastRow="0" w:firstColumn="0" w:lastColumn="0" w:oddVBand="0" w:evenVBand="0" w:oddHBand="0" w:evenHBand="0" w:firstRowFirstColumn="0" w:firstRowLastColumn="0" w:lastRowFirstColumn="0" w:lastRowLastColumn="0"/>
            </w:pPr>
            <w:r>
              <w:t>1.6</w:t>
            </w:r>
          </w:p>
        </w:tc>
        <w:tc>
          <w:tcPr>
            <w:tcW w:w="1110" w:type="pct"/>
          </w:tcPr>
          <w:p w:rsidR="00374D2D" w:rsidRDefault="00E1126E">
            <w:pPr>
              <w:spacing w:line="360" w:lineRule="auto"/>
              <w:jc w:val="both"/>
              <w:cnfStyle w:val="000000000000" w:firstRow="0" w:lastRow="0" w:firstColumn="0" w:lastColumn="0" w:oddVBand="0" w:evenVBand="0" w:oddHBand="0" w:evenHBand="0" w:firstRowFirstColumn="0" w:firstRowLastColumn="0" w:lastRowFirstColumn="0" w:lastRowLastColumn="0"/>
              <w:pPrChange w:id="94" w:author="Benslimane, Amira" w:date="2016-10-18T11:09:00Z">
                <w:pPr>
                  <w:framePr w:hSpace="180" w:wrap="around" w:hAnchor="margin" w:y="1004"/>
                  <w:spacing w:line="360" w:lineRule="auto"/>
                  <w:jc w:val="both"/>
                  <w:cnfStyle w:val="000000000000" w:firstRow="0" w:lastRow="0" w:firstColumn="0" w:lastColumn="0" w:oddVBand="0" w:evenVBand="0" w:oddHBand="0" w:evenHBand="0" w:firstRowFirstColumn="0" w:firstRowLastColumn="0" w:lastRowFirstColumn="0" w:lastRowLastColumn="0"/>
                </w:pPr>
              </w:pPrChange>
            </w:pPr>
            <w:r>
              <w:t>Amira Benslimane</w:t>
            </w:r>
          </w:p>
        </w:tc>
        <w:tc>
          <w:tcPr>
            <w:tcW w:w="924" w:type="pct"/>
          </w:tcPr>
          <w:p w:rsidR="00374D2D" w:rsidRDefault="00E1126E">
            <w:pPr>
              <w:spacing w:line="360" w:lineRule="auto"/>
              <w:jc w:val="both"/>
              <w:cnfStyle w:val="000000000000" w:firstRow="0" w:lastRow="0" w:firstColumn="0" w:lastColumn="0" w:oddVBand="0" w:evenVBand="0" w:oddHBand="0" w:evenHBand="0" w:firstRowFirstColumn="0" w:firstRowLastColumn="0" w:lastRowFirstColumn="0" w:lastRowLastColumn="0"/>
              <w:pPrChange w:id="95" w:author="Benslimane, Amira" w:date="2016-10-18T11:09:00Z">
                <w:pPr>
                  <w:framePr w:hSpace="180" w:wrap="around" w:hAnchor="margin" w:y="1004"/>
                  <w:spacing w:line="360" w:lineRule="auto"/>
                  <w:jc w:val="both"/>
                  <w:cnfStyle w:val="000000000000" w:firstRow="0" w:lastRow="0" w:firstColumn="0" w:lastColumn="0" w:oddVBand="0" w:evenVBand="0" w:oddHBand="0" w:evenHBand="0" w:firstRowFirstColumn="0" w:firstRowLastColumn="0" w:lastRowFirstColumn="0" w:lastRowLastColumn="0"/>
                </w:pPr>
              </w:pPrChange>
            </w:pPr>
            <w:r>
              <w:t>09-Sept-2016</w:t>
            </w:r>
          </w:p>
        </w:tc>
        <w:tc>
          <w:tcPr>
            <w:tcW w:w="1678" w:type="pct"/>
          </w:tcPr>
          <w:p w:rsidR="00374D2D" w:rsidRDefault="00E1126E">
            <w:pPr>
              <w:spacing w:line="360" w:lineRule="auto"/>
              <w:jc w:val="both"/>
              <w:cnfStyle w:val="000000000000" w:firstRow="0" w:lastRow="0" w:firstColumn="0" w:lastColumn="0" w:oddVBand="0" w:evenVBand="0" w:oddHBand="0" w:evenHBand="0" w:firstRowFirstColumn="0" w:firstRowLastColumn="0" w:lastRowFirstColumn="0" w:lastRowLastColumn="0"/>
              <w:pPrChange w:id="96" w:author="Benslimane, Amira" w:date="2016-10-18T11:09:00Z">
                <w:pPr>
                  <w:framePr w:hSpace="180" w:wrap="around" w:hAnchor="margin" w:y="1004"/>
                  <w:spacing w:line="360" w:lineRule="auto"/>
                  <w:jc w:val="both"/>
                  <w:cnfStyle w:val="000000000000" w:firstRow="0" w:lastRow="0" w:firstColumn="0" w:lastColumn="0" w:oddVBand="0" w:evenVBand="0" w:oddHBand="0" w:evenHBand="0" w:firstRowFirstColumn="0" w:firstRowLastColumn="0" w:lastRowFirstColumn="0" w:lastRowLastColumn="0"/>
                </w:pPr>
              </w:pPrChange>
            </w:pPr>
            <w:r>
              <w:t>Following call on 08/09/2016 with Niall S. and Adrian D.</w:t>
            </w:r>
          </w:p>
        </w:tc>
      </w:tr>
      <w:tr w:rsidR="005037DE" w:rsidTr="00155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8" w:type="pct"/>
          </w:tcPr>
          <w:p w:rsidR="005037DE" w:rsidRDefault="005037DE" w:rsidP="004D2AEF">
            <w:pPr>
              <w:spacing w:line="360" w:lineRule="auto"/>
              <w:jc w:val="both"/>
            </w:pPr>
            <w:r>
              <w:t>Update</w:t>
            </w:r>
          </w:p>
        </w:tc>
        <w:tc>
          <w:tcPr>
            <w:tcW w:w="670" w:type="pct"/>
          </w:tcPr>
          <w:p w:rsidR="005037DE" w:rsidRDefault="005037DE" w:rsidP="006B118A">
            <w:pPr>
              <w:spacing w:line="360" w:lineRule="auto"/>
              <w:jc w:val="both"/>
              <w:cnfStyle w:val="000000100000" w:firstRow="0" w:lastRow="0" w:firstColumn="0" w:lastColumn="0" w:oddVBand="0" w:evenVBand="0" w:oddHBand="1" w:evenHBand="0" w:firstRowFirstColumn="0" w:firstRowLastColumn="0" w:lastRowFirstColumn="0" w:lastRowLastColumn="0"/>
            </w:pPr>
            <w:r>
              <w:t>1.</w:t>
            </w:r>
            <w:del w:id="97" w:author="Benslimane, Amira" w:date="2016-09-19T15:05:00Z">
              <w:r w:rsidDel="005037DE">
                <w:delText>6</w:delText>
              </w:r>
            </w:del>
            <w:ins w:id="98" w:author="Benslimane, Amira" w:date="2016-09-19T15:05:00Z">
              <w:r>
                <w:t>7</w:t>
              </w:r>
            </w:ins>
          </w:p>
        </w:tc>
        <w:tc>
          <w:tcPr>
            <w:tcW w:w="1110" w:type="pct"/>
          </w:tcPr>
          <w:p w:rsidR="005037DE" w:rsidRDefault="005037DE">
            <w:pPr>
              <w:spacing w:line="360" w:lineRule="auto"/>
              <w:jc w:val="both"/>
              <w:cnfStyle w:val="000000100000" w:firstRow="0" w:lastRow="0" w:firstColumn="0" w:lastColumn="0" w:oddVBand="0" w:evenVBand="0" w:oddHBand="1" w:evenHBand="0" w:firstRowFirstColumn="0" w:firstRowLastColumn="0" w:lastRowFirstColumn="0" w:lastRowLastColumn="0"/>
              <w:pPrChange w:id="99"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r>
              <w:t>Amira Benslimane</w:t>
            </w:r>
          </w:p>
        </w:tc>
        <w:tc>
          <w:tcPr>
            <w:tcW w:w="924" w:type="pct"/>
          </w:tcPr>
          <w:p w:rsidR="005037DE" w:rsidRDefault="005037DE">
            <w:pPr>
              <w:spacing w:line="360" w:lineRule="auto"/>
              <w:jc w:val="both"/>
              <w:cnfStyle w:val="000000100000" w:firstRow="0" w:lastRow="0" w:firstColumn="0" w:lastColumn="0" w:oddVBand="0" w:evenVBand="0" w:oddHBand="1" w:evenHBand="0" w:firstRowFirstColumn="0" w:firstRowLastColumn="0" w:lastRowFirstColumn="0" w:lastRowLastColumn="0"/>
              <w:pPrChange w:id="100"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ins w:id="101" w:author="Benslimane, Amira" w:date="2016-09-19T15:05:00Z">
              <w:r>
                <w:t>19-Sept-2016</w:t>
              </w:r>
            </w:ins>
          </w:p>
        </w:tc>
        <w:tc>
          <w:tcPr>
            <w:tcW w:w="1678" w:type="pct"/>
          </w:tcPr>
          <w:p w:rsidR="005037DE" w:rsidRDefault="005037DE">
            <w:pPr>
              <w:spacing w:line="360" w:lineRule="auto"/>
              <w:jc w:val="both"/>
              <w:cnfStyle w:val="000000100000" w:firstRow="0" w:lastRow="0" w:firstColumn="0" w:lastColumn="0" w:oddVBand="0" w:evenVBand="0" w:oddHBand="1" w:evenHBand="0" w:firstRowFirstColumn="0" w:firstRowLastColumn="0" w:lastRowFirstColumn="0" w:lastRowLastColumn="0"/>
              <w:pPrChange w:id="102" w:author="Benslimane, Amira" w:date="2016-10-18T11:09:00Z">
                <w:pPr>
                  <w:framePr w:hSpace="180" w:wrap="around" w:hAnchor="margin" w:y="1004"/>
                  <w:spacing w:line="360" w:lineRule="auto"/>
                  <w:jc w:val="both"/>
                  <w:cnfStyle w:val="000000100000" w:firstRow="0" w:lastRow="0" w:firstColumn="0" w:lastColumn="0" w:oddVBand="0" w:evenVBand="0" w:oddHBand="1" w:evenHBand="0" w:firstRowFirstColumn="0" w:firstRowLastColumn="0" w:lastRowFirstColumn="0" w:lastRowLastColumn="0"/>
                </w:pPr>
              </w:pPrChange>
            </w:pPr>
            <w:ins w:id="103" w:author="Benslimane, Amira" w:date="2016-09-19T15:05:00Z">
              <w:r>
                <w:t xml:space="preserve">Following call on </w:t>
              </w:r>
            </w:ins>
            <w:ins w:id="104" w:author="Benslimane, Amira" w:date="2016-09-19T15:06:00Z">
              <w:r>
                <w:t>19</w:t>
              </w:r>
            </w:ins>
            <w:ins w:id="105" w:author="Benslimane, Amira" w:date="2016-09-19T15:05:00Z">
              <w:r>
                <w:t>/09/2016 with Niall S. and Adrian D.</w:t>
              </w:r>
            </w:ins>
          </w:p>
        </w:tc>
      </w:tr>
      <w:tr w:rsidR="00D45EAA" w:rsidTr="00155848">
        <w:tc>
          <w:tcPr>
            <w:cnfStyle w:val="001000000000" w:firstRow="0" w:lastRow="0" w:firstColumn="1" w:lastColumn="0" w:oddVBand="0" w:evenVBand="0" w:oddHBand="0" w:evenHBand="0" w:firstRowFirstColumn="0" w:firstRowLastColumn="0" w:lastRowFirstColumn="0" w:lastRowLastColumn="0"/>
            <w:tcW w:w="618" w:type="pct"/>
          </w:tcPr>
          <w:p w:rsidR="00D45EAA" w:rsidRDefault="00D45EAA" w:rsidP="004D2AEF">
            <w:pPr>
              <w:spacing w:line="360" w:lineRule="auto"/>
              <w:jc w:val="both"/>
            </w:pPr>
            <w:r>
              <w:t>Update</w:t>
            </w:r>
          </w:p>
        </w:tc>
        <w:tc>
          <w:tcPr>
            <w:tcW w:w="670" w:type="pct"/>
          </w:tcPr>
          <w:p w:rsidR="00D45EAA" w:rsidRDefault="00D45EAA" w:rsidP="006B118A">
            <w:pPr>
              <w:spacing w:line="360" w:lineRule="auto"/>
              <w:jc w:val="both"/>
              <w:cnfStyle w:val="000000000000" w:firstRow="0" w:lastRow="0" w:firstColumn="0" w:lastColumn="0" w:oddVBand="0" w:evenVBand="0" w:oddHBand="0" w:evenHBand="0" w:firstRowFirstColumn="0" w:firstRowLastColumn="0" w:lastRowFirstColumn="0" w:lastRowLastColumn="0"/>
            </w:pPr>
            <w:r>
              <w:t>2.0</w:t>
            </w:r>
          </w:p>
        </w:tc>
        <w:tc>
          <w:tcPr>
            <w:tcW w:w="1110" w:type="pct"/>
          </w:tcPr>
          <w:p w:rsidR="00D45EAA" w:rsidRDefault="00D45EAA">
            <w:pPr>
              <w:spacing w:line="360" w:lineRule="auto"/>
              <w:jc w:val="both"/>
              <w:cnfStyle w:val="000000000000" w:firstRow="0" w:lastRow="0" w:firstColumn="0" w:lastColumn="0" w:oddVBand="0" w:evenVBand="0" w:oddHBand="0" w:evenHBand="0" w:firstRowFirstColumn="0" w:firstRowLastColumn="0" w:lastRowFirstColumn="0" w:lastRowLastColumn="0"/>
              <w:pPrChange w:id="106" w:author="Benslimane, Amira" w:date="2016-10-18T11:09:00Z">
                <w:pPr>
                  <w:framePr w:hSpace="180" w:wrap="around" w:hAnchor="margin" w:y="1004"/>
                  <w:spacing w:line="360" w:lineRule="auto"/>
                  <w:jc w:val="both"/>
                  <w:cnfStyle w:val="000000000000" w:firstRow="0" w:lastRow="0" w:firstColumn="0" w:lastColumn="0" w:oddVBand="0" w:evenVBand="0" w:oddHBand="0" w:evenHBand="0" w:firstRowFirstColumn="0" w:firstRowLastColumn="0" w:lastRowFirstColumn="0" w:lastRowLastColumn="0"/>
                </w:pPr>
              </w:pPrChange>
            </w:pPr>
            <w:r>
              <w:t>Amira Benslimane</w:t>
            </w:r>
          </w:p>
        </w:tc>
        <w:tc>
          <w:tcPr>
            <w:tcW w:w="924" w:type="pct"/>
          </w:tcPr>
          <w:p w:rsidR="00D45EAA" w:rsidRDefault="00D45EAA">
            <w:pPr>
              <w:spacing w:line="360" w:lineRule="auto"/>
              <w:jc w:val="both"/>
              <w:cnfStyle w:val="000000000000" w:firstRow="0" w:lastRow="0" w:firstColumn="0" w:lastColumn="0" w:oddVBand="0" w:evenVBand="0" w:oddHBand="0" w:evenHBand="0" w:firstRowFirstColumn="0" w:firstRowLastColumn="0" w:lastRowFirstColumn="0" w:lastRowLastColumn="0"/>
              <w:pPrChange w:id="107" w:author="Benslimane, Amira" w:date="2016-10-18T11:09:00Z">
                <w:pPr>
                  <w:framePr w:hSpace="180" w:wrap="around" w:hAnchor="margin" w:y="1004"/>
                  <w:spacing w:line="360" w:lineRule="auto"/>
                  <w:jc w:val="both"/>
                  <w:cnfStyle w:val="000000000000" w:firstRow="0" w:lastRow="0" w:firstColumn="0" w:lastColumn="0" w:oddVBand="0" w:evenVBand="0" w:oddHBand="0" w:evenHBand="0" w:firstRowFirstColumn="0" w:firstRowLastColumn="0" w:lastRowFirstColumn="0" w:lastRowLastColumn="0"/>
                </w:pPr>
              </w:pPrChange>
            </w:pPr>
            <w:r>
              <w:t>18-Oct-2016</w:t>
            </w:r>
          </w:p>
        </w:tc>
        <w:tc>
          <w:tcPr>
            <w:tcW w:w="1678" w:type="pct"/>
          </w:tcPr>
          <w:p w:rsidR="00D45EAA" w:rsidRDefault="00D45EAA">
            <w:pPr>
              <w:spacing w:line="360" w:lineRule="auto"/>
              <w:jc w:val="both"/>
              <w:cnfStyle w:val="000000000000" w:firstRow="0" w:lastRow="0" w:firstColumn="0" w:lastColumn="0" w:oddVBand="0" w:evenVBand="0" w:oddHBand="0" w:evenHBand="0" w:firstRowFirstColumn="0" w:firstRowLastColumn="0" w:lastRowFirstColumn="0" w:lastRowLastColumn="0"/>
              <w:pPrChange w:id="108" w:author="Benslimane, Amira" w:date="2016-10-18T11:09:00Z">
                <w:pPr>
                  <w:framePr w:hSpace="180" w:wrap="around" w:hAnchor="margin" w:y="1004"/>
                  <w:spacing w:line="360" w:lineRule="auto"/>
                  <w:jc w:val="both"/>
                  <w:cnfStyle w:val="000000000000" w:firstRow="0" w:lastRow="0" w:firstColumn="0" w:lastColumn="0" w:oddVBand="0" w:evenVBand="0" w:oddHBand="0" w:evenHBand="0" w:firstRowFirstColumn="0" w:firstRowLastColumn="0" w:lastRowFirstColumn="0" w:lastRowLastColumn="0"/>
                </w:pPr>
              </w:pPrChange>
            </w:pPr>
            <w:r>
              <w:t>Following call on 18/10/2016 with Michael P. and Adrian D.</w:t>
            </w:r>
          </w:p>
        </w:tc>
      </w:tr>
    </w:tbl>
    <w:p w:rsidR="0054015F" w:rsidRDefault="0054015F">
      <w:pPr>
        <w:pStyle w:val="MisysPullQuoteAuthorTitleCompany"/>
        <w:jc w:val="both"/>
      </w:pPr>
    </w:p>
    <w:p w:rsidR="0054015F" w:rsidRDefault="0054015F">
      <w:pPr>
        <w:spacing w:line="360" w:lineRule="auto"/>
        <w:jc w:val="both"/>
        <w:rPr>
          <w:rFonts w:cstheme="majorHAnsi"/>
          <w:szCs w:val="18"/>
        </w:rPr>
      </w:pPr>
      <w:r>
        <w:br w:type="page"/>
      </w:r>
    </w:p>
    <w:p w:rsidR="0054015F" w:rsidRPr="00155848" w:rsidRDefault="0054015F">
      <w:pPr>
        <w:pStyle w:val="Heading2"/>
        <w:pPrChange w:id="109" w:author="Benslimane, Amira" w:date="2016-10-18T16:54:00Z">
          <w:pPr>
            <w:pStyle w:val="MisysSectionHeadingLv2"/>
          </w:pPr>
        </w:pPrChange>
      </w:pPr>
      <w:bookmarkStart w:id="110" w:name="_Toc464573182"/>
      <w:r w:rsidRPr="006B118A">
        <w:lastRenderedPageBreak/>
        <w:t>Introduction</w:t>
      </w:r>
      <w:bookmarkEnd w:id="110"/>
    </w:p>
    <w:p w:rsidR="0054015F" w:rsidRDefault="0054015F">
      <w:pPr>
        <w:pStyle w:val="Subtitle"/>
        <w:jc w:val="both"/>
        <w:pPrChange w:id="111" w:author="Benslimane, Amira" w:date="2016-10-18T11:09:00Z">
          <w:pPr>
            <w:pStyle w:val="MisysTextSubHeadLv2"/>
          </w:pPr>
        </w:pPrChange>
      </w:pPr>
      <w:bookmarkStart w:id="112" w:name="_Toc455148256"/>
      <w:bookmarkStart w:id="113" w:name="_Toc464573183"/>
      <w:r w:rsidRPr="005242EF">
        <w:rPr>
          <w:rStyle w:val="Heading1Char"/>
        </w:rPr>
        <w:t>Document purpose</w:t>
      </w:r>
      <w:bookmarkEnd w:id="112"/>
      <w:bookmarkEnd w:id="113"/>
    </w:p>
    <w:p w:rsidR="00845192" w:rsidRPr="000B66BC" w:rsidRDefault="0054015F">
      <w:pPr>
        <w:pStyle w:val="MisysPullQuoteAuthorTitleCompany"/>
        <w:jc w:val="both"/>
        <w:rPr>
          <w:rFonts w:asciiTheme="minorHAnsi" w:hAnsiTheme="minorHAnsi" w:cstheme="minorHAnsi"/>
          <w:sz w:val="20"/>
          <w:szCs w:val="20"/>
          <w:rPrChange w:id="114" w:author="Benslimane, Amira" w:date="2016-10-18T10:58:00Z">
            <w:rPr>
              <w:rFonts w:asciiTheme="minorHAnsi" w:hAnsiTheme="minorHAnsi" w:cstheme="minorHAnsi"/>
            </w:rPr>
          </w:rPrChange>
        </w:rPr>
      </w:pPr>
      <w:r w:rsidRPr="000B66BC">
        <w:rPr>
          <w:rFonts w:asciiTheme="minorHAnsi" w:hAnsiTheme="minorHAnsi" w:cstheme="minorHAnsi"/>
          <w:sz w:val="20"/>
          <w:szCs w:val="20"/>
          <w:rPrChange w:id="115" w:author="Benslimane, Amira" w:date="2016-10-18T10:58:00Z">
            <w:rPr>
              <w:rFonts w:asciiTheme="minorHAnsi" w:hAnsiTheme="minorHAnsi" w:cstheme="minorHAnsi"/>
            </w:rPr>
          </w:rPrChange>
        </w:rPr>
        <w:t xml:space="preserve">This document will define the client requirements </w:t>
      </w:r>
      <w:r w:rsidR="00350C51" w:rsidRPr="000B66BC">
        <w:rPr>
          <w:rFonts w:asciiTheme="minorHAnsi" w:hAnsiTheme="minorHAnsi" w:cstheme="minorHAnsi"/>
          <w:sz w:val="20"/>
          <w:szCs w:val="20"/>
          <w:rPrChange w:id="116" w:author="Benslimane, Amira" w:date="2016-10-18T10:58:00Z">
            <w:rPr>
              <w:rFonts w:asciiTheme="minorHAnsi" w:hAnsiTheme="minorHAnsi" w:cstheme="minorHAnsi"/>
            </w:rPr>
          </w:rPrChange>
        </w:rPr>
        <w:t>around</w:t>
      </w:r>
      <w:r w:rsidRPr="000B66BC">
        <w:rPr>
          <w:rFonts w:asciiTheme="minorHAnsi" w:hAnsiTheme="minorHAnsi" w:cstheme="minorHAnsi"/>
          <w:sz w:val="20"/>
          <w:szCs w:val="20"/>
          <w:rPrChange w:id="117" w:author="Benslimane, Amira" w:date="2016-10-18T10:58:00Z">
            <w:rPr>
              <w:rFonts w:asciiTheme="minorHAnsi" w:hAnsiTheme="minorHAnsi" w:cstheme="minorHAnsi"/>
            </w:rPr>
          </w:rPrChange>
        </w:rPr>
        <w:t xml:space="preserve"> </w:t>
      </w:r>
      <w:r w:rsidR="00350C51" w:rsidRPr="000B66BC">
        <w:rPr>
          <w:rFonts w:asciiTheme="minorHAnsi" w:hAnsiTheme="minorHAnsi" w:cstheme="minorHAnsi"/>
          <w:sz w:val="20"/>
          <w:szCs w:val="20"/>
          <w:rPrChange w:id="118" w:author="Benslimane, Amira" w:date="2016-10-18T10:58:00Z">
            <w:rPr>
              <w:rFonts w:asciiTheme="minorHAnsi" w:hAnsiTheme="minorHAnsi" w:cstheme="minorHAnsi"/>
            </w:rPr>
          </w:rPrChange>
        </w:rPr>
        <w:t xml:space="preserve">two </w:t>
      </w:r>
      <w:r w:rsidR="00360EB0" w:rsidRPr="000B66BC">
        <w:rPr>
          <w:rFonts w:asciiTheme="minorHAnsi" w:hAnsiTheme="minorHAnsi" w:cstheme="minorHAnsi"/>
          <w:sz w:val="20"/>
          <w:szCs w:val="20"/>
          <w:rPrChange w:id="119" w:author="Benslimane, Amira" w:date="2016-10-18T10:58:00Z">
            <w:rPr>
              <w:rFonts w:asciiTheme="minorHAnsi" w:hAnsiTheme="minorHAnsi" w:cstheme="minorHAnsi"/>
            </w:rPr>
          </w:rPrChange>
        </w:rPr>
        <w:t xml:space="preserve">closely related </w:t>
      </w:r>
      <w:r w:rsidRPr="000B66BC">
        <w:rPr>
          <w:rFonts w:asciiTheme="minorHAnsi" w:hAnsiTheme="minorHAnsi" w:cstheme="minorHAnsi"/>
          <w:sz w:val="20"/>
          <w:szCs w:val="20"/>
          <w:rPrChange w:id="120" w:author="Benslimane, Amira" w:date="2016-10-18T10:58:00Z">
            <w:rPr>
              <w:rFonts w:asciiTheme="minorHAnsi" w:hAnsiTheme="minorHAnsi" w:cstheme="minorHAnsi"/>
            </w:rPr>
          </w:rPrChange>
        </w:rPr>
        <w:t>FusionInvest customisation</w:t>
      </w:r>
      <w:r w:rsidR="00350C51" w:rsidRPr="000B66BC">
        <w:rPr>
          <w:rFonts w:asciiTheme="minorHAnsi" w:hAnsiTheme="minorHAnsi" w:cstheme="minorHAnsi"/>
          <w:sz w:val="20"/>
          <w:szCs w:val="20"/>
          <w:rPrChange w:id="121" w:author="Benslimane, Amira" w:date="2016-10-18T10:58:00Z">
            <w:rPr>
              <w:rFonts w:asciiTheme="minorHAnsi" w:hAnsiTheme="minorHAnsi" w:cstheme="minorHAnsi"/>
            </w:rPr>
          </w:rPrChange>
        </w:rPr>
        <w:t>s</w:t>
      </w:r>
      <w:r w:rsidRPr="000B66BC">
        <w:rPr>
          <w:rFonts w:asciiTheme="minorHAnsi" w:hAnsiTheme="minorHAnsi" w:cstheme="minorHAnsi"/>
          <w:sz w:val="20"/>
          <w:szCs w:val="20"/>
          <w:rPrChange w:id="122" w:author="Benslimane, Amira" w:date="2016-10-18T10:58:00Z">
            <w:rPr>
              <w:rFonts w:asciiTheme="minorHAnsi" w:hAnsiTheme="minorHAnsi" w:cstheme="minorHAnsi"/>
            </w:rPr>
          </w:rPrChange>
        </w:rPr>
        <w:t>, reference</w:t>
      </w:r>
      <w:r w:rsidR="00350C51" w:rsidRPr="000B66BC">
        <w:rPr>
          <w:rFonts w:asciiTheme="minorHAnsi" w:hAnsiTheme="minorHAnsi" w:cstheme="minorHAnsi"/>
          <w:sz w:val="20"/>
          <w:szCs w:val="20"/>
          <w:rPrChange w:id="123" w:author="Benslimane, Amira" w:date="2016-10-18T10:58:00Z">
            <w:rPr>
              <w:rFonts w:asciiTheme="minorHAnsi" w:hAnsiTheme="minorHAnsi" w:cstheme="minorHAnsi"/>
            </w:rPr>
          </w:rPrChange>
        </w:rPr>
        <w:t>s</w:t>
      </w:r>
      <w:r w:rsidRPr="000B66BC">
        <w:rPr>
          <w:rFonts w:asciiTheme="minorHAnsi" w:hAnsiTheme="minorHAnsi" w:cstheme="minorHAnsi"/>
          <w:sz w:val="20"/>
          <w:szCs w:val="20"/>
          <w:rPrChange w:id="124" w:author="Benslimane, Amira" w:date="2016-10-18T10:58:00Z">
            <w:rPr>
              <w:rFonts w:asciiTheme="minorHAnsi" w:hAnsiTheme="minorHAnsi" w:cstheme="minorHAnsi"/>
            </w:rPr>
          </w:rPrChange>
        </w:rPr>
        <w:t xml:space="preserve"> “</w:t>
      </w:r>
      <w:r w:rsidR="003D1756" w:rsidRPr="000B66BC">
        <w:rPr>
          <w:rFonts w:asciiTheme="minorHAnsi" w:hAnsiTheme="minorHAnsi" w:cstheme="minorHAnsi"/>
          <w:sz w:val="20"/>
          <w:szCs w:val="20"/>
          <w:rPrChange w:id="125" w:author="Benslimane, Amira" w:date="2016-10-18T10:58:00Z">
            <w:rPr>
              <w:rFonts w:asciiTheme="minorHAnsi" w:hAnsiTheme="minorHAnsi" w:cstheme="minorHAnsi"/>
            </w:rPr>
          </w:rPrChange>
        </w:rPr>
        <w:t>Toolkit</w:t>
      </w:r>
      <w:r w:rsidRPr="000B66BC">
        <w:rPr>
          <w:rFonts w:asciiTheme="minorHAnsi" w:hAnsiTheme="minorHAnsi" w:cstheme="minorHAnsi"/>
          <w:sz w:val="20"/>
          <w:szCs w:val="20"/>
          <w:rPrChange w:id="126" w:author="Benslimane, Amira" w:date="2016-10-18T10:58:00Z">
            <w:rPr>
              <w:rFonts w:asciiTheme="minorHAnsi" w:hAnsiTheme="minorHAnsi" w:cstheme="minorHAnsi"/>
            </w:rPr>
          </w:rPrChange>
        </w:rPr>
        <w:t xml:space="preserve"> – </w:t>
      </w:r>
      <w:r w:rsidR="003D1756" w:rsidRPr="000B66BC">
        <w:rPr>
          <w:rFonts w:asciiTheme="minorHAnsi" w:hAnsiTheme="minorHAnsi" w:cstheme="minorHAnsi"/>
          <w:sz w:val="20"/>
          <w:szCs w:val="20"/>
          <w:rPrChange w:id="127" w:author="Benslimane, Amira" w:date="2016-10-18T10:58:00Z">
            <w:rPr>
              <w:rFonts w:asciiTheme="minorHAnsi" w:hAnsiTheme="minorHAnsi" w:cstheme="minorHAnsi"/>
            </w:rPr>
          </w:rPrChange>
        </w:rPr>
        <w:t xml:space="preserve">7 </w:t>
      </w:r>
      <w:r w:rsidRPr="000B66BC">
        <w:rPr>
          <w:rFonts w:asciiTheme="minorHAnsi" w:hAnsiTheme="minorHAnsi" w:cstheme="minorHAnsi"/>
          <w:sz w:val="20"/>
          <w:szCs w:val="20"/>
          <w:rPrChange w:id="128" w:author="Benslimane, Amira" w:date="2016-10-18T10:58:00Z">
            <w:rPr>
              <w:rFonts w:asciiTheme="minorHAnsi" w:hAnsiTheme="minorHAnsi" w:cstheme="minorHAnsi"/>
            </w:rPr>
          </w:rPrChange>
        </w:rPr>
        <w:t>Order Blotter to book FX Forwards and swaps linked to an equity/fixed income order” a</w:t>
      </w:r>
      <w:r w:rsidR="003D1756" w:rsidRPr="000B66BC">
        <w:rPr>
          <w:rFonts w:asciiTheme="minorHAnsi" w:hAnsiTheme="minorHAnsi" w:cstheme="minorHAnsi"/>
          <w:sz w:val="20"/>
          <w:szCs w:val="20"/>
          <w:rPrChange w:id="129" w:author="Benslimane, Amira" w:date="2016-10-18T10:58:00Z">
            <w:rPr>
              <w:rFonts w:asciiTheme="minorHAnsi" w:hAnsiTheme="minorHAnsi" w:cstheme="minorHAnsi"/>
            </w:rPr>
          </w:rPrChange>
        </w:rPr>
        <w:t>nd “Toolkit – 8 Extraction criteria to view order and linked FX hedge in portfolio”</w:t>
      </w:r>
      <w:r w:rsidR="00845192" w:rsidRPr="000B66BC">
        <w:rPr>
          <w:rFonts w:asciiTheme="minorHAnsi" w:hAnsiTheme="minorHAnsi" w:cstheme="minorHAnsi"/>
          <w:sz w:val="20"/>
          <w:szCs w:val="20"/>
          <w:rPrChange w:id="130" w:author="Benslimane, Amira" w:date="2016-10-18T10:58:00Z">
            <w:rPr>
              <w:rFonts w:asciiTheme="minorHAnsi" w:hAnsiTheme="minorHAnsi" w:cstheme="minorHAnsi"/>
            </w:rPr>
          </w:rPrChange>
        </w:rPr>
        <w:t>.</w:t>
      </w:r>
    </w:p>
    <w:p w:rsidR="00F07F2A" w:rsidRPr="000B66BC" w:rsidRDefault="00845192">
      <w:pPr>
        <w:pStyle w:val="MisysPullQuoteAuthorTitleCompany"/>
        <w:jc w:val="both"/>
        <w:rPr>
          <w:rFonts w:asciiTheme="minorHAnsi" w:hAnsiTheme="minorHAnsi" w:cstheme="minorHAnsi"/>
          <w:sz w:val="20"/>
          <w:szCs w:val="20"/>
          <w:rPrChange w:id="131" w:author="Benslimane, Amira" w:date="2016-10-18T10:58:00Z">
            <w:rPr>
              <w:rFonts w:asciiTheme="minorHAnsi" w:hAnsiTheme="minorHAnsi" w:cstheme="minorHAnsi"/>
            </w:rPr>
          </w:rPrChange>
        </w:rPr>
      </w:pPr>
      <w:r w:rsidRPr="000B66BC">
        <w:rPr>
          <w:rFonts w:asciiTheme="minorHAnsi" w:hAnsiTheme="minorHAnsi" w:cstheme="minorHAnsi"/>
          <w:sz w:val="20"/>
          <w:szCs w:val="20"/>
          <w:rPrChange w:id="132" w:author="Benslimane, Amira" w:date="2016-10-18T10:58:00Z">
            <w:rPr>
              <w:rFonts w:asciiTheme="minorHAnsi" w:hAnsiTheme="minorHAnsi" w:cstheme="minorHAnsi"/>
            </w:rPr>
          </w:rPrChange>
        </w:rPr>
        <w:t xml:space="preserve">Mediolanum would like to </w:t>
      </w:r>
      <w:r w:rsidR="00635671" w:rsidRPr="000B66BC">
        <w:rPr>
          <w:rFonts w:asciiTheme="minorHAnsi" w:hAnsiTheme="minorHAnsi" w:cstheme="minorHAnsi"/>
          <w:sz w:val="20"/>
          <w:szCs w:val="20"/>
          <w:rPrChange w:id="133" w:author="Benslimane, Amira" w:date="2016-10-18T10:58:00Z">
            <w:rPr>
              <w:rFonts w:asciiTheme="minorHAnsi" w:hAnsiTheme="minorHAnsi" w:cstheme="minorHAnsi"/>
            </w:rPr>
          </w:rPrChange>
        </w:rPr>
        <w:t xml:space="preserve">be able to automatically </w:t>
      </w:r>
      <w:r w:rsidRPr="000B66BC">
        <w:rPr>
          <w:rFonts w:asciiTheme="minorHAnsi" w:hAnsiTheme="minorHAnsi" w:cstheme="minorHAnsi"/>
          <w:sz w:val="20"/>
          <w:szCs w:val="20"/>
          <w:rPrChange w:id="134" w:author="Benslimane, Amira" w:date="2016-10-18T10:58:00Z">
            <w:rPr>
              <w:rFonts w:asciiTheme="minorHAnsi" w:hAnsiTheme="minorHAnsi" w:cstheme="minorHAnsi"/>
            </w:rPr>
          </w:rPrChange>
        </w:rPr>
        <w:t>create a funding and/or a hedging order when raising an order on equity or fixed income security. Moreover, they would like to be able to view these orders (or trades once executed) grouped together in the portfolio view. This will be applied to simulated orders in the portfolio, real orders in the portfolio and positions</w:t>
      </w:r>
      <w:r w:rsidR="009A6765" w:rsidRPr="000B66BC">
        <w:rPr>
          <w:rFonts w:asciiTheme="minorHAnsi" w:hAnsiTheme="minorHAnsi" w:cstheme="minorHAnsi"/>
          <w:sz w:val="20"/>
          <w:szCs w:val="20"/>
          <w:rPrChange w:id="135" w:author="Benslimane, Amira" w:date="2016-10-18T10:58:00Z">
            <w:rPr>
              <w:rFonts w:asciiTheme="minorHAnsi" w:hAnsiTheme="minorHAnsi" w:cstheme="minorHAnsi"/>
            </w:rPr>
          </w:rPrChange>
        </w:rPr>
        <w:t>/trades</w:t>
      </w:r>
      <w:r w:rsidRPr="000B66BC">
        <w:rPr>
          <w:rFonts w:asciiTheme="minorHAnsi" w:hAnsiTheme="minorHAnsi" w:cstheme="minorHAnsi"/>
          <w:sz w:val="20"/>
          <w:szCs w:val="20"/>
          <w:rPrChange w:id="136" w:author="Benslimane, Amira" w:date="2016-10-18T10:58:00Z">
            <w:rPr>
              <w:rFonts w:asciiTheme="minorHAnsi" w:hAnsiTheme="minorHAnsi" w:cstheme="minorHAnsi"/>
            </w:rPr>
          </w:rPrChange>
        </w:rPr>
        <w:t>.</w:t>
      </w:r>
    </w:p>
    <w:tbl>
      <w:tblPr>
        <w:tblStyle w:val="ColorfulList"/>
        <w:tblW w:w="0" w:type="auto"/>
        <w:tblLook w:val="04A0" w:firstRow="1" w:lastRow="0" w:firstColumn="1" w:lastColumn="0" w:noHBand="0" w:noVBand="1"/>
      </w:tblPr>
      <w:tblGrid>
        <w:gridCol w:w="4605"/>
        <w:gridCol w:w="4606"/>
      </w:tblGrid>
      <w:tr w:rsidR="00F07F2A" w:rsidRPr="000B66BC" w:rsidTr="00524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F07F2A" w:rsidRPr="000B66BC" w:rsidRDefault="00F07F2A">
            <w:pPr>
              <w:spacing w:line="360" w:lineRule="auto"/>
              <w:jc w:val="both"/>
              <w:rPr>
                <w:sz w:val="20"/>
                <w:szCs w:val="20"/>
                <w:rPrChange w:id="137" w:author="Benslimane, Amira" w:date="2016-10-18T10:58:00Z">
                  <w:rPr/>
                </w:rPrChange>
              </w:rPr>
            </w:pPr>
            <w:r w:rsidRPr="000B66BC">
              <w:rPr>
                <w:sz w:val="20"/>
                <w:szCs w:val="20"/>
                <w:rPrChange w:id="138" w:author="Benslimane, Amira" w:date="2016-10-18T10:58:00Z">
                  <w:rPr/>
                </w:rPrChange>
              </w:rPr>
              <w:t>PRODUCT NAME</w:t>
            </w:r>
          </w:p>
        </w:tc>
        <w:tc>
          <w:tcPr>
            <w:tcW w:w="4606" w:type="dxa"/>
          </w:tcPr>
          <w:p w:rsidR="00F07F2A" w:rsidRPr="000B66BC" w:rsidRDefault="00F07F2A">
            <w:pPr>
              <w:spacing w:line="360" w:lineRule="auto"/>
              <w:jc w:val="both"/>
              <w:cnfStyle w:val="100000000000" w:firstRow="1" w:lastRow="0" w:firstColumn="0" w:lastColumn="0" w:oddVBand="0" w:evenVBand="0" w:oddHBand="0" w:evenHBand="0" w:firstRowFirstColumn="0" w:firstRowLastColumn="0" w:lastRowFirstColumn="0" w:lastRowLastColumn="0"/>
              <w:rPr>
                <w:sz w:val="20"/>
                <w:szCs w:val="20"/>
                <w:rPrChange w:id="139" w:author="Benslimane, Amira" w:date="2016-10-18T10:58:00Z">
                  <w:rPr/>
                </w:rPrChange>
              </w:rPr>
            </w:pPr>
            <w:r w:rsidRPr="000B66BC">
              <w:rPr>
                <w:sz w:val="20"/>
                <w:szCs w:val="20"/>
                <w:rPrChange w:id="140" w:author="Benslimane, Amira" w:date="2016-10-18T10:58:00Z">
                  <w:rPr/>
                </w:rPrChange>
              </w:rPr>
              <w:t>Misys FusionInvest</w:t>
            </w:r>
          </w:p>
        </w:tc>
      </w:tr>
      <w:tr w:rsidR="00F07F2A" w:rsidRPr="000B66BC" w:rsidTr="00524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F07F2A" w:rsidRPr="000B66BC" w:rsidRDefault="00F07F2A">
            <w:pPr>
              <w:spacing w:line="360" w:lineRule="auto"/>
              <w:jc w:val="both"/>
              <w:rPr>
                <w:sz w:val="20"/>
                <w:szCs w:val="20"/>
                <w:rPrChange w:id="141" w:author="Benslimane, Amira" w:date="2016-10-18T10:58:00Z">
                  <w:rPr/>
                </w:rPrChange>
              </w:rPr>
            </w:pPr>
            <w:r w:rsidRPr="000B66BC">
              <w:rPr>
                <w:sz w:val="20"/>
                <w:szCs w:val="20"/>
                <w:rPrChange w:id="142" w:author="Benslimane, Amira" w:date="2016-10-18T10:58:00Z">
                  <w:rPr/>
                </w:rPrChange>
              </w:rPr>
              <w:t>PRODUCT VESION</w:t>
            </w:r>
          </w:p>
          <w:p w:rsidR="00F07F2A" w:rsidRPr="000B66BC" w:rsidRDefault="00F07F2A">
            <w:pPr>
              <w:spacing w:line="360" w:lineRule="auto"/>
              <w:jc w:val="both"/>
              <w:rPr>
                <w:sz w:val="20"/>
                <w:szCs w:val="20"/>
                <w:rPrChange w:id="143" w:author="Benslimane, Amira" w:date="2016-10-18T10:58:00Z">
                  <w:rPr/>
                </w:rPrChange>
              </w:rPr>
            </w:pPr>
            <w:r w:rsidRPr="000B66BC">
              <w:rPr>
                <w:sz w:val="20"/>
                <w:szCs w:val="20"/>
                <w:rPrChange w:id="144" w:author="Benslimane, Amira" w:date="2016-10-18T10:58:00Z">
                  <w:rPr/>
                </w:rPrChange>
              </w:rPr>
              <w:t>(CURRENT VERSION INSTALLED)</w:t>
            </w:r>
          </w:p>
        </w:tc>
        <w:tc>
          <w:tcPr>
            <w:tcW w:w="4606" w:type="dxa"/>
          </w:tcPr>
          <w:p w:rsidR="00F07F2A" w:rsidRPr="000B66BC" w:rsidRDefault="00F07F2A">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Change w:id="145" w:author="Benslimane, Amira" w:date="2016-10-18T10:58:00Z">
                  <w:rPr/>
                </w:rPrChange>
              </w:rPr>
            </w:pPr>
            <w:r w:rsidRPr="000B66BC">
              <w:rPr>
                <w:sz w:val="20"/>
                <w:szCs w:val="20"/>
                <w:rPrChange w:id="146" w:author="Benslimane, Amira" w:date="2016-10-18T10:58:00Z">
                  <w:rPr/>
                </w:rPrChange>
              </w:rPr>
              <w:t>V7.1.3.x</w:t>
            </w:r>
          </w:p>
        </w:tc>
      </w:tr>
      <w:tr w:rsidR="00F07F2A" w:rsidRPr="000B66BC" w:rsidTr="005242EF">
        <w:tc>
          <w:tcPr>
            <w:cnfStyle w:val="001000000000" w:firstRow="0" w:lastRow="0" w:firstColumn="1" w:lastColumn="0" w:oddVBand="0" w:evenVBand="0" w:oddHBand="0" w:evenHBand="0" w:firstRowFirstColumn="0" w:firstRowLastColumn="0" w:lastRowFirstColumn="0" w:lastRowLastColumn="0"/>
            <w:tcW w:w="4605" w:type="dxa"/>
          </w:tcPr>
          <w:p w:rsidR="00F07F2A" w:rsidRPr="000B66BC" w:rsidRDefault="00F07F2A">
            <w:pPr>
              <w:spacing w:line="360" w:lineRule="auto"/>
              <w:jc w:val="both"/>
              <w:rPr>
                <w:sz w:val="20"/>
                <w:szCs w:val="20"/>
                <w:rPrChange w:id="147" w:author="Benslimane, Amira" w:date="2016-10-18T10:58:00Z">
                  <w:rPr/>
                </w:rPrChange>
              </w:rPr>
            </w:pPr>
            <w:r w:rsidRPr="000B66BC">
              <w:rPr>
                <w:sz w:val="20"/>
                <w:szCs w:val="20"/>
                <w:rPrChange w:id="148" w:author="Benslimane, Amira" w:date="2016-10-18T10:58:00Z">
                  <w:rPr/>
                </w:rPrChange>
              </w:rPr>
              <w:t>PREFERRED TIMEFRAME FOR DELIVERY OF SOLUTION. EXPLAIN AS NECESSARY</w:t>
            </w:r>
          </w:p>
        </w:tc>
        <w:tc>
          <w:tcPr>
            <w:tcW w:w="4606" w:type="dxa"/>
          </w:tcPr>
          <w:p w:rsidR="00F07F2A" w:rsidRPr="000B66BC" w:rsidRDefault="00F07F2A">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Change w:id="149" w:author="Benslimane, Amira" w:date="2016-10-18T10:58:00Z">
                  <w:rPr/>
                </w:rPrChange>
              </w:rPr>
            </w:pPr>
            <w:r w:rsidRPr="000B66BC">
              <w:rPr>
                <w:sz w:val="20"/>
                <w:szCs w:val="20"/>
                <w:rPrChange w:id="150" w:author="Benslimane, Amira" w:date="2016-10-18T10:58:00Z">
                  <w:rPr/>
                </w:rPrChange>
              </w:rPr>
              <w:t>Required as part of the Order Raising and Compliance configuration.</w:t>
            </w:r>
          </w:p>
        </w:tc>
      </w:tr>
      <w:tr w:rsidR="00F07F2A" w:rsidRPr="000B66BC" w:rsidTr="00524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F07F2A" w:rsidRPr="000B66BC" w:rsidRDefault="00F07F2A">
            <w:pPr>
              <w:spacing w:line="360" w:lineRule="auto"/>
              <w:jc w:val="both"/>
              <w:rPr>
                <w:sz w:val="20"/>
                <w:szCs w:val="20"/>
                <w:rPrChange w:id="151" w:author="Benslimane, Amira" w:date="2016-10-18T10:58:00Z">
                  <w:rPr/>
                </w:rPrChange>
              </w:rPr>
            </w:pPr>
            <w:r w:rsidRPr="000B66BC">
              <w:rPr>
                <w:sz w:val="20"/>
                <w:szCs w:val="20"/>
                <w:rPrChange w:id="152" w:author="Benslimane, Amira" w:date="2016-10-18T10:58:00Z">
                  <w:rPr/>
                </w:rPrChange>
              </w:rPr>
              <w:t>SHORT DESCRIPTION OF REQUIREMENT</w:t>
            </w:r>
          </w:p>
        </w:tc>
        <w:tc>
          <w:tcPr>
            <w:tcW w:w="4606" w:type="dxa"/>
          </w:tcPr>
          <w:p w:rsidR="00F07F2A" w:rsidRPr="000B66BC" w:rsidRDefault="00F07F2A">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Change w:id="153" w:author="Benslimane, Amira" w:date="2016-10-18T10:58:00Z">
                  <w:rPr/>
                </w:rPrChange>
              </w:rPr>
            </w:pPr>
            <w:r w:rsidRPr="000B66BC">
              <w:rPr>
                <w:sz w:val="20"/>
                <w:szCs w:val="20"/>
                <w:rPrChange w:id="154" w:author="Benslimane, Amira" w:date="2016-10-18T10:58:00Z">
                  <w:rPr/>
                </w:rPrChange>
              </w:rPr>
              <w:t>Raising funding an hedging orders on equity/fixed income</w:t>
            </w:r>
          </w:p>
        </w:tc>
      </w:tr>
    </w:tbl>
    <w:p w:rsidR="00360EB0" w:rsidRDefault="00360EB0">
      <w:pPr>
        <w:pStyle w:val="MisysPullQuoteAuthorTitleCompany"/>
        <w:jc w:val="both"/>
      </w:pPr>
    </w:p>
    <w:p w:rsidR="00360EB0" w:rsidRPr="000B66BC" w:rsidRDefault="00360EB0">
      <w:pPr>
        <w:pStyle w:val="Subtitle"/>
        <w:jc w:val="both"/>
        <w:rPr>
          <w:rStyle w:val="Heading1Char"/>
          <w:rPrChange w:id="155" w:author="Benslimane, Amira" w:date="2016-10-18T10:58:00Z">
            <w:rPr/>
          </w:rPrChange>
        </w:rPr>
        <w:pPrChange w:id="156" w:author="Benslimane, Amira" w:date="2016-10-18T11:09:00Z">
          <w:pPr>
            <w:pStyle w:val="MisysTextSubHeadLv2"/>
          </w:pPr>
        </w:pPrChange>
      </w:pPr>
      <w:bookmarkStart w:id="157" w:name="_Toc455148257"/>
      <w:bookmarkStart w:id="158" w:name="_Toc464573184"/>
      <w:r w:rsidRPr="00B71F74">
        <w:rPr>
          <w:rStyle w:val="Heading1Char"/>
        </w:rPr>
        <w:t>Reference Document</w:t>
      </w:r>
      <w:bookmarkEnd w:id="157"/>
      <w:bookmarkEnd w:id="158"/>
    </w:p>
    <w:p w:rsidR="00D72D7F" w:rsidRPr="000B66BC" w:rsidRDefault="00360EB0">
      <w:pPr>
        <w:pStyle w:val="MisysPullQuoteAuthorTitleCompany"/>
        <w:jc w:val="both"/>
        <w:rPr>
          <w:rFonts w:asciiTheme="minorHAnsi" w:hAnsiTheme="minorHAnsi" w:cstheme="minorHAnsi"/>
          <w:sz w:val="20"/>
          <w:szCs w:val="20"/>
          <w:rPrChange w:id="159" w:author="Benslimane, Amira" w:date="2016-10-18T10:58:00Z">
            <w:rPr>
              <w:rFonts w:asciiTheme="minorHAnsi" w:hAnsiTheme="minorHAnsi" w:cstheme="minorHAnsi"/>
            </w:rPr>
          </w:rPrChange>
        </w:rPr>
      </w:pPr>
      <w:r w:rsidRPr="000B66BC">
        <w:rPr>
          <w:rFonts w:asciiTheme="minorHAnsi" w:hAnsiTheme="minorHAnsi" w:cstheme="minorHAnsi"/>
          <w:sz w:val="20"/>
          <w:szCs w:val="20"/>
          <w:rPrChange w:id="160" w:author="Benslimane, Amira" w:date="2016-10-18T10:58:00Z">
            <w:rPr>
              <w:rFonts w:asciiTheme="minorHAnsi" w:hAnsiTheme="minorHAnsi" w:cstheme="minorHAnsi"/>
            </w:rPr>
          </w:rPrChange>
        </w:rPr>
        <w:t>This is</w:t>
      </w:r>
      <w:r w:rsidR="00D72D7F" w:rsidRPr="000B66BC">
        <w:rPr>
          <w:rFonts w:asciiTheme="minorHAnsi" w:hAnsiTheme="minorHAnsi" w:cstheme="minorHAnsi"/>
          <w:sz w:val="20"/>
          <w:szCs w:val="20"/>
          <w:rPrChange w:id="161" w:author="Benslimane, Amira" w:date="2016-10-18T10:58:00Z">
            <w:rPr>
              <w:rFonts w:asciiTheme="minorHAnsi" w:hAnsiTheme="minorHAnsi" w:cstheme="minorHAnsi"/>
            </w:rPr>
          </w:rPrChange>
        </w:rPr>
        <w:t xml:space="preserve"> the high level outline for both toolkits provided during Project Statement of Work</w:t>
      </w:r>
    </w:p>
    <w:tbl>
      <w:tblPr>
        <w:tblW w:w="9058" w:type="dxa"/>
        <w:tblInd w:w="12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ayout w:type="fixed"/>
        <w:tblCellMar>
          <w:top w:w="113" w:type="dxa"/>
          <w:left w:w="113" w:type="dxa"/>
          <w:right w:w="0" w:type="dxa"/>
        </w:tblCellMar>
        <w:tblLook w:val="01E0" w:firstRow="1" w:lastRow="1" w:firstColumn="1" w:lastColumn="1" w:noHBand="0" w:noVBand="0"/>
      </w:tblPr>
      <w:tblGrid>
        <w:gridCol w:w="2254"/>
        <w:gridCol w:w="6804"/>
      </w:tblGrid>
      <w:tr w:rsidR="00D72D7F" w:rsidRPr="003A7D61" w:rsidTr="00C06D5E">
        <w:trPr>
          <w:trHeight w:val="567"/>
        </w:trPr>
        <w:tc>
          <w:tcPr>
            <w:tcW w:w="2254" w:type="dxa"/>
            <w:shd w:val="clear" w:color="auto" w:fill="F2F2F2" w:themeFill="background1" w:themeFillShade="F2"/>
            <w:hideMark/>
          </w:tcPr>
          <w:p w:rsidR="00D72D7F" w:rsidRPr="003A7D61" w:rsidRDefault="00D72D7F">
            <w:pPr>
              <w:pStyle w:val="MisysTextBody"/>
              <w:rPr>
                <w:lang w:val="en-US"/>
              </w:rPr>
            </w:pPr>
            <w:r w:rsidRPr="003A7D61">
              <w:rPr>
                <w:lang w:val="en-US"/>
              </w:rPr>
              <w:t>Toolkit</w:t>
            </w:r>
            <w:r w:rsidR="00EA6426" w:rsidRPr="003A7D61">
              <w:rPr>
                <w:lang w:val="en-US"/>
              </w:rPr>
              <w:tab/>
            </w:r>
          </w:p>
        </w:tc>
        <w:tc>
          <w:tcPr>
            <w:tcW w:w="6804" w:type="dxa"/>
            <w:shd w:val="clear" w:color="auto" w:fill="F2F2F2" w:themeFill="background1" w:themeFillShade="F2"/>
            <w:hideMark/>
          </w:tcPr>
          <w:p w:rsidR="00D72D7F" w:rsidRPr="003A7D61" w:rsidRDefault="00D72D7F">
            <w:pPr>
              <w:pStyle w:val="MisysTextBody"/>
              <w:rPr>
                <w:lang w:val="en-US"/>
              </w:rPr>
            </w:pPr>
            <w:r w:rsidRPr="003A7D61">
              <w:rPr>
                <w:lang w:val="en-US"/>
              </w:rPr>
              <w:t>Book FX hedging transactions on an order</w:t>
            </w:r>
          </w:p>
        </w:tc>
      </w:tr>
      <w:tr w:rsidR="00D72D7F" w:rsidRPr="003A7D61" w:rsidTr="00C06D5E">
        <w:trPr>
          <w:trHeight w:val="567"/>
        </w:trPr>
        <w:tc>
          <w:tcPr>
            <w:tcW w:w="2254" w:type="dxa"/>
            <w:shd w:val="clear" w:color="auto" w:fill="F2F2F2" w:themeFill="background1" w:themeFillShade="F2"/>
            <w:hideMark/>
          </w:tcPr>
          <w:p w:rsidR="00D72D7F" w:rsidRPr="003A7D61" w:rsidRDefault="00D72D7F">
            <w:pPr>
              <w:pStyle w:val="MisysTextBody"/>
              <w:rPr>
                <w:lang w:val="en-US"/>
              </w:rPr>
            </w:pPr>
            <w:r w:rsidRPr="003A7D61">
              <w:rPr>
                <w:lang w:val="en-US"/>
              </w:rPr>
              <w:t>Implementation</w:t>
            </w:r>
          </w:p>
        </w:tc>
        <w:tc>
          <w:tcPr>
            <w:tcW w:w="6804" w:type="dxa"/>
            <w:shd w:val="clear" w:color="auto" w:fill="F2F2F2" w:themeFill="background1" w:themeFillShade="F2"/>
            <w:hideMark/>
          </w:tcPr>
          <w:p w:rsidR="00D72D7F" w:rsidRPr="003A7D61" w:rsidRDefault="00D72D7F">
            <w:pPr>
              <w:pStyle w:val="MisysTextBody"/>
              <w:rPr>
                <w:lang w:val="en-US"/>
              </w:rPr>
            </w:pPr>
            <w:r w:rsidRPr="003A7D61">
              <w:rPr>
                <w:lang w:val="en-US"/>
              </w:rPr>
              <w:t>Customization of the input screen to match the client’s requirements</w:t>
            </w:r>
          </w:p>
        </w:tc>
      </w:tr>
      <w:tr w:rsidR="00D72D7F" w:rsidRPr="003A7D61" w:rsidTr="00C06D5E">
        <w:trPr>
          <w:trHeight w:val="567"/>
        </w:trPr>
        <w:tc>
          <w:tcPr>
            <w:tcW w:w="2254" w:type="dxa"/>
            <w:shd w:val="clear" w:color="auto" w:fill="F2F2F2" w:themeFill="background1" w:themeFillShade="F2"/>
            <w:hideMark/>
          </w:tcPr>
          <w:p w:rsidR="00D72D7F" w:rsidRPr="003A7D61" w:rsidRDefault="00D72D7F">
            <w:pPr>
              <w:pStyle w:val="MisysTextBody"/>
              <w:rPr>
                <w:lang w:val="en-US"/>
              </w:rPr>
            </w:pPr>
            <w:r w:rsidRPr="003A7D61">
              <w:rPr>
                <w:lang w:val="en-US"/>
              </w:rPr>
              <w:t>Component</w:t>
            </w:r>
          </w:p>
        </w:tc>
        <w:tc>
          <w:tcPr>
            <w:tcW w:w="6804" w:type="dxa"/>
            <w:shd w:val="clear" w:color="auto" w:fill="F2F2F2" w:themeFill="background1" w:themeFillShade="F2"/>
            <w:hideMark/>
          </w:tcPr>
          <w:p w:rsidR="00D72D7F" w:rsidRPr="003A7D61" w:rsidRDefault="00D72D7F">
            <w:pPr>
              <w:pStyle w:val="MisysTextBody"/>
              <w:rPr>
                <w:lang w:val="en-US"/>
              </w:rPr>
            </w:pPr>
            <w:r w:rsidRPr="003A7D61">
              <w:rPr>
                <w:lang w:val="en-US"/>
              </w:rPr>
              <w:t>Software development Kit</w:t>
            </w:r>
          </w:p>
        </w:tc>
      </w:tr>
      <w:tr w:rsidR="00D72D7F" w:rsidRPr="003A7D61" w:rsidTr="00C06D5E">
        <w:trPr>
          <w:trHeight w:val="873"/>
        </w:trPr>
        <w:tc>
          <w:tcPr>
            <w:tcW w:w="2254" w:type="dxa"/>
            <w:shd w:val="clear" w:color="auto" w:fill="F2F2F2" w:themeFill="background1" w:themeFillShade="F2"/>
            <w:hideMark/>
          </w:tcPr>
          <w:p w:rsidR="00D72D7F" w:rsidRPr="003A7D61" w:rsidRDefault="00D72D7F">
            <w:pPr>
              <w:pStyle w:val="MisysTextBody"/>
              <w:rPr>
                <w:lang w:val="en-US"/>
              </w:rPr>
            </w:pPr>
            <w:r w:rsidRPr="003A7D61">
              <w:rPr>
                <w:lang w:val="en-US"/>
              </w:rPr>
              <w:t>Description</w:t>
            </w:r>
          </w:p>
        </w:tc>
        <w:tc>
          <w:tcPr>
            <w:tcW w:w="6804" w:type="dxa"/>
            <w:shd w:val="clear" w:color="auto" w:fill="F2F2F2" w:themeFill="background1" w:themeFillShade="F2"/>
            <w:hideMark/>
          </w:tcPr>
          <w:p w:rsidR="00D72D7F" w:rsidRPr="003A7D61" w:rsidRDefault="00D72D7F">
            <w:pPr>
              <w:pStyle w:val="MisysTextBody"/>
              <w:rPr>
                <w:lang w:val="en-US"/>
              </w:rPr>
            </w:pPr>
            <w:r w:rsidRPr="003A7D61">
              <w:rPr>
                <w:lang w:val="en-US"/>
              </w:rPr>
              <w:t>The requirement here is to have the ability to raise an FX spot and forward from the order of an equity or fixed income asset and the percentage of hedging can be assigned.</w:t>
            </w:r>
          </w:p>
        </w:tc>
      </w:tr>
      <w:tr w:rsidR="00D72D7F" w:rsidRPr="003A7D61" w:rsidTr="00C06D5E">
        <w:trPr>
          <w:trHeight w:val="567"/>
        </w:trPr>
        <w:tc>
          <w:tcPr>
            <w:tcW w:w="2254" w:type="dxa"/>
            <w:shd w:val="clear" w:color="auto" w:fill="F2F2F2" w:themeFill="background1" w:themeFillShade="F2"/>
            <w:hideMark/>
          </w:tcPr>
          <w:p w:rsidR="00D72D7F" w:rsidRPr="003A7D61" w:rsidRDefault="00D72D7F">
            <w:pPr>
              <w:pStyle w:val="MisysTextBody"/>
              <w:rPr>
                <w:lang w:val="en-US"/>
              </w:rPr>
            </w:pPr>
            <w:r w:rsidRPr="003A7D61">
              <w:rPr>
                <w:lang w:val="en-US"/>
              </w:rPr>
              <w:t>Company Work</w:t>
            </w:r>
          </w:p>
        </w:tc>
        <w:tc>
          <w:tcPr>
            <w:tcW w:w="6804" w:type="dxa"/>
            <w:shd w:val="clear" w:color="auto" w:fill="F2F2F2" w:themeFill="background1" w:themeFillShade="F2"/>
            <w:hideMark/>
          </w:tcPr>
          <w:p w:rsidR="00D72D7F" w:rsidRPr="003A7D61" w:rsidRDefault="00D72D7F">
            <w:pPr>
              <w:pStyle w:val="MisysTextBody"/>
              <w:rPr>
                <w:lang w:val="en-US"/>
              </w:rPr>
            </w:pPr>
            <w:r w:rsidRPr="003A7D61">
              <w:rPr>
                <w:lang w:val="en-US"/>
              </w:rPr>
              <w:t>Company will define, develop, configure, document and perform unit testing</w:t>
            </w:r>
          </w:p>
        </w:tc>
      </w:tr>
      <w:tr w:rsidR="00D72D7F" w:rsidRPr="003A7D61" w:rsidTr="00C06D5E">
        <w:trPr>
          <w:trHeight w:val="567"/>
        </w:trPr>
        <w:tc>
          <w:tcPr>
            <w:tcW w:w="2254" w:type="dxa"/>
            <w:shd w:val="clear" w:color="auto" w:fill="F2F2F2" w:themeFill="background1" w:themeFillShade="F2"/>
            <w:hideMark/>
          </w:tcPr>
          <w:p w:rsidR="00D72D7F" w:rsidRPr="003A7D61" w:rsidRDefault="00D72D7F">
            <w:pPr>
              <w:pStyle w:val="MisysTextBody"/>
              <w:rPr>
                <w:lang w:val="en-US"/>
              </w:rPr>
            </w:pPr>
            <w:r w:rsidRPr="003A7D61">
              <w:rPr>
                <w:lang w:val="en-US"/>
              </w:rPr>
              <w:t>Client Work</w:t>
            </w:r>
          </w:p>
        </w:tc>
        <w:tc>
          <w:tcPr>
            <w:tcW w:w="6804" w:type="dxa"/>
            <w:shd w:val="clear" w:color="auto" w:fill="F2F2F2" w:themeFill="background1" w:themeFillShade="F2"/>
            <w:hideMark/>
          </w:tcPr>
          <w:p w:rsidR="00D72D7F" w:rsidRPr="003A7D61" w:rsidRDefault="00D72D7F">
            <w:pPr>
              <w:pStyle w:val="MisysTextBody"/>
              <w:rPr>
                <w:lang w:val="en-US"/>
              </w:rPr>
            </w:pPr>
            <w:r w:rsidRPr="003A7D61">
              <w:rPr>
                <w:lang w:val="en-US"/>
              </w:rPr>
              <w:t>Client to test that it matches their requirements</w:t>
            </w:r>
          </w:p>
          <w:p w:rsidR="00D72D7F" w:rsidRPr="003A7D61" w:rsidRDefault="00D72D7F">
            <w:pPr>
              <w:pStyle w:val="MisysTextBody"/>
              <w:rPr>
                <w:lang w:val="en-US"/>
              </w:rPr>
            </w:pPr>
            <w:r w:rsidRPr="003A7D61">
              <w:rPr>
                <w:lang w:val="en-US"/>
              </w:rPr>
              <w:t>Perform SIT/UAT</w:t>
            </w:r>
          </w:p>
        </w:tc>
      </w:tr>
    </w:tbl>
    <w:p w:rsidR="00D72D7F" w:rsidRPr="003A7D61" w:rsidRDefault="00D72D7F">
      <w:pPr>
        <w:pStyle w:val="MisysPullQuoteAuthorTitleCompany"/>
        <w:jc w:val="both"/>
        <w:rPr>
          <w:rFonts w:asciiTheme="minorHAnsi" w:hAnsiTheme="minorHAnsi" w:cstheme="minorHAnsi"/>
          <w:sz w:val="20"/>
          <w:szCs w:val="20"/>
          <w:rPrChange w:id="162" w:author="Benslimane, Amira" w:date="2016-10-18T11:21:00Z">
            <w:rPr>
              <w:rFonts w:asciiTheme="minorHAnsi" w:hAnsiTheme="minorHAnsi" w:cstheme="minorHAnsi"/>
            </w:rPr>
          </w:rPrChange>
        </w:rPr>
      </w:pPr>
    </w:p>
    <w:tbl>
      <w:tblPr>
        <w:tblW w:w="9058" w:type="dxa"/>
        <w:tblInd w:w="12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ayout w:type="fixed"/>
        <w:tblCellMar>
          <w:top w:w="113" w:type="dxa"/>
          <w:left w:w="113" w:type="dxa"/>
          <w:right w:w="0" w:type="dxa"/>
        </w:tblCellMar>
        <w:tblLook w:val="01E0" w:firstRow="1" w:lastRow="1" w:firstColumn="1" w:lastColumn="1" w:noHBand="0" w:noVBand="0"/>
      </w:tblPr>
      <w:tblGrid>
        <w:gridCol w:w="2254"/>
        <w:gridCol w:w="6804"/>
      </w:tblGrid>
      <w:tr w:rsidR="00D72D7F" w:rsidRPr="003A7D61" w:rsidTr="00C06D5E">
        <w:trPr>
          <w:trHeight w:val="567"/>
        </w:trPr>
        <w:tc>
          <w:tcPr>
            <w:tcW w:w="2254" w:type="dxa"/>
            <w:shd w:val="clear" w:color="auto" w:fill="F2F2F2" w:themeFill="background1" w:themeFillShade="F2"/>
            <w:hideMark/>
          </w:tcPr>
          <w:p w:rsidR="00D72D7F" w:rsidRPr="003A7D61" w:rsidRDefault="00D72D7F">
            <w:pPr>
              <w:pStyle w:val="MisysTextBody"/>
              <w:rPr>
                <w:lang w:val="en-US"/>
              </w:rPr>
            </w:pPr>
            <w:r w:rsidRPr="003A7D61">
              <w:br w:type="page"/>
            </w:r>
            <w:r w:rsidRPr="003A7D61">
              <w:rPr>
                <w:lang w:val="en-US"/>
              </w:rPr>
              <w:t>Toolkit</w:t>
            </w:r>
          </w:p>
        </w:tc>
        <w:tc>
          <w:tcPr>
            <w:tcW w:w="6804" w:type="dxa"/>
            <w:shd w:val="clear" w:color="auto" w:fill="F2F2F2" w:themeFill="background1" w:themeFillShade="F2"/>
            <w:hideMark/>
          </w:tcPr>
          <w:p w:rsidR="00D72D7F" w:rsidRPr="003A7D61" w:rsidRDefault="00D72D7F">
            <w:pPr>
              <w:pStyle w:val="MisysTextBody"/>
              <w:rPr>
                <w:lang w:val="en-US"/>
              </w:rPr>
            </w:pPr>
            <w:r w:rsidRPr="003A7D61">
              <w:rPr>
                <w:lang w:val="en-US"/>
              </w:rPr>
              <w:t>Extraction criteria to link FX hedge and underlying position</w:t>
            </w:r>
          </w:p>
        </w:tc>
      </w:tr>
      <w:tr w:rsidR="00D72D7F" w:rsidRPr="003A7D61" w:rsidTr="00C06D5E">
        <w:trPr>
          <w:trHeight w:val="567"/>
        </w:trPr>
        <w:tc>
          <w:tcPr>
            <w:tcW w:w="2254" w:type="dxa"/>
            <w:shd w:val="clear" w:color="auto" w:fill="F2F2F2" w:themeFill="background1" w:themeFillShade="F2"/>
            <w:hideMark/>
          </w:tcPr>
          <w:p w:rsidR="00D72D7F" w:rsidRPr="003A7D61" w:rsidRDefault="00D72D7F">
            <w:pPr>
              <w:pStyle w:val="MisysTextBody"/>
              <w:rPr>
                <w:lang w:val="en-US"/>
              </w:rPr>
            </w:pPr>
            <w:r w:rsidRPr="003A7D61">
              <w:rPr>
                <w:lang w:val="en-US"/>
              </w:rPr>
              <w:lastRenderedPageBreak/>
              <w:t>Implementation</w:t>
            </w:r>
          </w:p>
        </w:tc>
        <w:tc>
          <w:tcPr>
            <w:tcW w:w="6804" w:type="dxa"/>
            <w:shd w:val="clear" w:color="auto" w:fill="F2F2F2" w:themeFill="background1" w:themeFillShade="F2"/>
            <w:hideMark/>
          </w:tcPr>
          <w:p w:rsidR="00D72D7F" w:rsidRPr="003A7D61" w:rsidRDefault="00D72D7F">
            <w:pPr>
              <w:pStyle w:val="MisysTextBody"/>
              <w:rPr>
                <w:lang w:val="en-US"/>
              </w:rPr>
            </w:pPr>
            <w:r w:rsidRPr="003A7D61">
              <w:rPr>
                <w:lang w:val="en-US"/>
              </w:rPr>
              <w:t>Customization of portfolio slice/dice criteria</w:t>
            </w:r>
          </w:p>
        </w:tc>
      </w:tr>
      <w:tr w:rsidR="00D72D7F" w:rsidRPr="003A7D61" w:rsidTr="00C06D5E">
        <w:trPr>
          <w:trHeight w:val="567"/>
        </w:trPr>
        <w:tc>
          <w:tcPr>
            <w:tcW w:w="2254" w:type="dxa"/>
            <w:shd w:val="clear" w:color="auto" w:fill="F2F2F2" w:themeFill="background1" w:themeFillShade="F2"/>
            <w:hideMark/>
          </w:tcPr>
          <w:p w:rsidR="00D72D7F" w:rsidRPr="003A7D61" w:rsidRDefault="00D72D7F">
            <w:pPr>
              <w:pStyle w:val="MisysTextBody"/>
              <w:rPr>
                <w:lang w:val="en-US"/>
              </w:rPr>
            </w:pPr>
            <w:r w:rsidRPr="003A7D61">
              <w:rPr>
                <w:lang w:val="en-US"/>
              </w:rPr>
              <w:t>Component</w:t>
            </w:r>
          </w:p>
        </w:tc>
        <w:tc>
          <w:tcPr>
            <w:tcW w:w="6804" w:type="dxa"/>
            <w:shd w:val="clear" w:color="auto" w:fill="F2F2F2" w:themeFill="background1" w:themeFillShade="F2"/>
            <w:hideMark/>
          </w:tcPr>
          <w:p w:rsidR="00D72D7F" w:rsidRPr="003A7D61" w:rsidRDefault="00D72D7F">
            <w:pPr>
              <w:pStyle w:val="MisysTextBody"/>
              <w:rPr>
                <w:lang w:val="en-US"/>
              </w:rPr>
            </w:pPr>
            <w:r w:rsidRPr="003A7D61">
              <w:rPr>
                <w:lang w:val="en-US"/>
              </w:rPr>
              <w:t>Software development Kit</w:t>
            </w:r>
          </w:p>
        </w:tc>
      </w:tr>
      <w:tr w:rsidR="00D72D7F" w:rsidRPr="003A7D61" w:rsidTr="00C06D5E">
        <w:trPr>
          <w:trHeight w:val="782"/>
        </w:trPr>
        <w:tc>
          <w:tcPr>
            <w:tcW w:w="2254" w:type="dxa"/>
            <w:shd w:val="clear" w:color="auto" w:fill="F2F2F2" w:themeFill="background1" w:themeFillShade="F2"/>
            <w:hideMark/>
          </w:tcPr>
          <w:p w:rsidR="00D72D7F" w:rsidRPr="003A7D61" w:rsidRDefault="00D72D7F">
            <w:pPr>
              <w:pStyle w:val="MisysTextBody"/>
              <w:rPr>
                <w:lang w:val="en-US"/>
              </w:rPr>
            </w:pPr>
            <w:r w:rsidRPr="003A7D61">
              <w:rPr>
                <w:lang w:val="en-US"/>
              </w:rPr>
              <w:t>Description</w:t>
            </w:r>
          </w:p>
        </w:tc>
        <w:tc>
          <w:tcPr>
            <w:tcW w:w="6804" w:type="dxa"/>
            <w:shd w:val="clear" w:color="auto" w:fill="F2F2F2" w:themeFill="background1" w:themeFillShade="F2"/>
            <w:hideMark/>
          </w:tcPr>
          <w:p w:rsidR="00D72D7F" w:rsidRPr="003A7D61" w:rsidRDefault="00D72D7F">
            <w:pPr>
              <w:pStyle w:val="MisysTextBody"/>
              <w:rPr>
                <w:lang w:val="en-US"/>
              </w:rPr>
            </w:pPr>
            <w:r w:rsidRPr="003A7D61">
              <w:rPr>
                <w:lang w:val="en-US"/>
              </w:rPr>
              <w:t xml:space="preserve">Based on a parameter in the original order and the associated FX transaction, the executions linked to the original order will be viewed together in the portfolio. </w:t>
            </w:r>
          </w:p>
        </w:tc>
      </w:tr>
      <w:tr w:rsidR="00D72D7F" w:rsidRPr="003A7D61" w:rsidTr="00C06D5E">
        <w:trPr>
          <w:trHeight w:val="567"/>
        </w:trPr>
        <w:tc>
          <w:tcPr>
            <w:tcW w:w="2254" w:type="dxa"/>
            <w:shd w:val="clear" w:color="auto" w:fill="F2F2F2" w:themeFill="background1" w:themeFillShade="F2"/>
            <w:hideMark/>
          </w:tcPr>
          <w:p w:rsidR="00D72D7F" w:rsidRPr="003A7D61" w:rsidRDefault="00D72D7F">
            <w:pPr>
              <w:pStyle w:val="MisysTextBody"/>
              <w:rPr>
                <w:lang w:val="en-US"/>
              </w:rPr>
            </w:pPr>
            <w:r w:rsidRPr="003A7D61">
              <w:rPr>
                <w:lang w:val="en-US"/>
              </w:rPr>
              <w:t>Company Work</w:t>
            </w:r>
          </w:p>
        </w:tc>
        <w:tc>
          <w:tcPr>
            <w:tcW w:w="6804" w:type="dxa"/>
            <w:shd w:val="clear" w:color="auto" w:fill="F2F2F2" w:themeFill="background1" w:themeFillShade="F2"/>
            <w:hideMark/>
          </w:tcPr>
          <w:p w:rsidR="00D72D7F" w:rsidRPr="003A7D61" w:rsidRDefault="00D72D7F">
            <w:pPr>
              <w:pStyle w:val="MisysTextBody"/>
              <w:rPr>
                <w:lang w:val="en-US"/>
              </w:rPr>
            </w:pPr>
            <w:r w:rsidRPr="003A7D61">
              <w:rPr>
                <w:lang w:val="en-US"/>
              </w:rPr>
              <w:t>Company will define, develop, configure, document and perform unit testing</w:t>
            </w:r>
          </w:p>
        </w:tc>
      </w:tr>
      <w:tr w:rsidR="00D72D7F" w:rsidRPr="003A7D61" w:rsidTr="00C06D5E">
        <w:trPr>
          <w:trHeight w:val="567"/>
        </w:trPr>
        <w:tc>
          <w:tcPr>
            <w:tcW w:w="2254" w:type="dxa"/>
            <w:shd w:val="clear" w:color="auto" w:fill="F2F2F2" w:themeFill="background1" w:themeFillShade="F2"/>
            <w:hideMark/>
          </w:tcPr>
          <w:p w:rsidR="00D72D7F" w:rsidRPr="003A7D61" w:rsidRDefault="00D72D7F">
            <w:pPr>
              <w:pStyle w:val="MisysTextBody"/>
              <w:rPr>
                <w:lang w:val="en-US"/>
              </w:rPr>
            </w:pPr>
            <w:r w:rsidRPr="003A7D61">
              <w:rPr>
                <w:lang w:val="en-US"/>
              </w:rPr>
              <w:t>Client Work</w:t>
            </w:r>
          </w:p>
        </w:tc>
        <w:tc>
          <w:tcPr>
            <w:tcW w:w="6804" w:type="dxa"/>
            <w:shd w:val="clear" w:color="auto" w:fill="F2F2F2" w:themeFill="background1" w:themeFillShade="F2"/>
            <w:hideMark/>
          </w:tcPr>
          <w:p w:rsidR="00D72D7F" w:rsidRPr="003A7D61" w:rsidRDefault="00D72D7F">
            <w:pPr>
              <w:pStyle w:val="MisysTextBody"/>
              <w:rPr>
                <w:lang w:val="en-US"/>
              </w:rPr>
            </w:pPr>
            <w:r w:rsidRPr="003A7D61">
              <w:rPr>
                <w:lang w:val="en-US"/>
              </w:rPr>
              <w:t>Client to test that it matches their requirements</w:t>
            </w:r>
          </w:p>
          <w:p w:rsidR="00D72D7F" w:rsidRPr="003A7D61" w:rsidRDefault="00D72D7F">
            <w:pPr>
              <w:pStyle w:val="MisysTextBody"/>
              <w:rPr>
                <w:lang w:val="en-US"/>
              </w:rPr>
            </w:pPr>
            <w:r w:rsidRPr="003A7D61">
              <w:rPr>
                <w:lang w:val="en-US"/>
              </w:rPr>
              <w:t>Perform SIT/UAT</w:t>
            </w:r>
          </w:p>
        </w:tc>
      </w:tr>
    </w:tbl>
    <w:p w:rsidR="00B51C4C" w:rsidRPr="000B66BC" w:rsidRDefault="00B51C4C">
      <w:pPr>
        <w:pStyle w:val="MisysPullQuoteAuthorTitleCompany"/>
        <w:jc w:val="both"/>
        <w:rPr>
          <w:rFonts w:asciiTheme="minorHAnsi" w:hAnsiTheme="minorHAnsi" w:cstheme="minorHAnsi"/>
          <w:sz w:val="20"/>
          <w:szCs w:val="20"/>
          <w:rPrChange w:id="163" w:author="Benslimane, Amira" w:date="2016-10-18T10:58:00Z">
            <w:rPr>
              <w:rFonts w:asciiTheme="minorHAnsi" w:hAnsiTheme="minorHAnsi" w:cstheme="minorHAnsi"/>
            </w:rPr>
          </w:rPrChange>
        </w:rPr>
      </w:pPr>
    </w:p>
    <w:p w:rsidR="00F02712" w:rsidRPr="000B66BC" w:rsidRDefault="00B51C4C">
      <w:pPr>
        <w:pStyle w:val="MisysPullQuoteAuthorTitleCompany"/>
        <w:jc w:val="both"/>
        <w:rPr>
          <w:rFonts w:asciiTheme="minorHAnsi" w:hAnsiTheme="minorHAnsi" w:cstheme="minorHAnsi"/>
          <w:sz w:val="20"/>
          <w:szCs w:val="20"/>
          <w:rPrChange w:id="164" w:author="Benslimane, Amira" w:date="2016-10-18T10:58:00Z">
            <w:rPr>
              <w:rFonts w:asciiTheme="minorHAnsi" w:hAnsiTheme="minorHAnsi" w:cstheme="minorHAnsi"/>
            </w:rPr>
          </w:rPrChange>
        </w:rPr>
      </w:pPr>
      <w:r w:rsidRPr="000B66BC">
        <w:rPr>
          <w:rFonts w:asciiTheme="minorHAnsi" w:hAnsiTheme="minorHAnsi" w:cstheme="minorHAnsi"/>
          <w:sz w:val="20"/>
          <w:szCs w:val="20"/>
          <w:rPrChange w:id="165" w:author="Benslimane, Amira" w:date="2016-10-18T10:58:00Z">
            <w:rPr>
              <w:rFonts w:asciiTheme="minorHAnsi" w:hAnsiTheme="minorHAnsi" w:cstheme="minorHAnsi"/>
            </w:rPr>
          </w:rPrChange>
        </w:rPr>
        <w:t>No further reference documentation will be needed.</w:t>
      </w:r>
    </w:p>
    <w:p w:rsidR="00F02712" w:rsidRPr="00A51AE4" w:rsidRDefault="00F02712">
      <w:pPr>
        <w:pStyle w:val="Subtitle"/>
        <w:jc w:val="both"/>
        <w:rPr>
          <w:rStyle w:val="Heading1Char"/>
          <w:b/>
          <w:rPrChange w:id="166" w:author="Benslimane, Amira" w:date="2016-10-18T10:59:00Z">
            <w:rPr>
              <w:rStyle w:val="Heading1Char"/>
              <w:b w:val="0"/>
            </w:rPr>
          </w:rPrChange>
        </w:rPr>
        <w:pPrChange w:id="167" w:author="Benslimane, Amira" w:date="2016-10-18T11:09:00Z">
          <w:pPr>
            <w:pStyle w:val="MisysTextSubHeadLv2"/>
          </w:pPr>
        </w:pPrChange>
      </w:pPr>
      <w:bookmarkStart w:id="168" w:name="_Toc455148258"/>
      <w:bookmarkStart w:id="169" w:name="_Toc464573185"/>
      <w:r w:rsidRPr="006B118A">
        <w:rPr>
          <w:rStyle w:val="Heading1Char"/>
        </w:rPr>
        <w:t>Assumptions and Constraints</w:t>
      </w:r>
      <w:bookmarkEnd w:id="168"/>
      <w:bookmarkEnd w:id="169"/>
    </w:p>
    <w:p w:rsidR="0018048F" w:rsidRPr="003A7D61" w:rsidDel="000B66BC" w:rsidRDefault="0018048F">
      <w:pPr>
        <w:pStyle w:val="MisysTextBody"/>
        <w:rPr>
          <w:del w:id="170" w:author="Benslimane, Amira" w:date="2016-10-18T10:59:00Z"/>
        </w:rPr>
      </w:pPr>
    </w:p>
    <w:p w:rsidR="00FD4389" w:rsidRPr="003A7D61" w:rsidRDefault="00FD4389">
      <w:pPr>
        <w:pStyle w:val="MisysTextBody"/>
        <w:rPr>
          <w:ins w:id="171" w:author="Benslimane, Amira" w:date="2016-10-18T11:21:00Z"/>
        </w:rPr>
      </w:pPr>
      <w:r w:rsidRPr="003A7D61">
        <w:t>Here is a summary of assumptions, details are in next section.</w:t>
      </w:r>
    </w:p>
    <w:p w:rsidR="003A7D61" w:rsidRPr="003A7D61" w:rsidRDefault="006B118A" w:rsidP="006B118A">
      <w:pPr>
        <w:pStyle w:val="MisysTextBody"/>
        <w:tabs>
          <w:tab w:val="clear" w:pos="3680"/>
          <w:tab w:val="left" w:pos="1830"/>
        </w:tabs>
        <w:pPrChange w:id="172" w:author="Su, Yuanjia" w:date="2016-12-21T12:04:00Z">
          <w:pPr>
            <w:pStyle w:val="MisysTextBody"/>
          </w:pPr>
        </w:pPrChange>
      </w:pPr>
      <w:ins w:id="173" w:author="Su, Yuanjia" w:date="2016-12-21T12:04:00Z">
        <w:r>
          <w:tab/>
        </w:r>
      </w:ins>
    </w:p>
    <w:p w:rsidR="00FD4389" w:rsidRPr="003A7D61" w:rsidRDefault="00FD4389">
      <w:pPr>
        <w:pStyle w:val="MisysTextBody"/>
      </w:pPr>
      <w:r w:rsidRPr="003A7D61">
        <w:t>Book FX Transactions</w:t>
      </w:r>
    </w:p>
    <w:p w:rsidR="00FD4389" w:rsidRPr="003A7D61" w:rsidRDefault="00FD4389">
      <w:pPr>
        <w:pStyle w:val="MisysTextBody"/>
        <w:numPr>
          <w:ilvl w:val="0"/>
          <w:numId w:val="10"/>
        </w:numPr>
      </w:pPr>
      <w:r w:rsidRPr="003A7D61">
        <w:t>Is a user-action in “Order Blotter”</w:t>
      </w:r>
    </w:p>
    <w:p w:rsidR="00FD4389" w:rsidRPr="003A7D61" w:rsidRDefault="00FD4389">
      <w:pPr>
        <w:pStyle w:val="MisysTextBody"/>
        <w:numPr>
          <w:ilvl w:val="0"/>
          <w:numId w:val="10"/>
        </w:numPr>
      </w:pPr>
      <w:r w:rsidRPr="003A7D61">
        <w:t>Is a “one-time” user-action and does not replicate further modifications on either side</w:t>
      </w:r>
    </w:p>
    <w:p w:rsidR="003A7D61" w:rsidRPr="003A7D61" w:rsidRDefault="003A7D61">
      <w:pPr>
        <w:pStyle w:val="MisysTextBody"/>
        <w:rPr>
          <w:ins w:id="174" w:author="Benslimane, Amira" w:date="2016-10-18T11:21:00Z"/>
        </w:rPr>
      </w:pPr>
    </w:p>
    <w:p w:rsidR="00FD4389" w:rsidRPr="003A7D61" w:rsidRDefault="00FD4389">
      <w:pPr>
        <w:pStyle w:val="MisysTextBody"/>
      </w:pPr>
      <w:r w:rsidRPr="003A7D61">
        <w:t>Extraction criteria to link FX hedge and underlying position</w:t>
      </w:r>
    </w:p>
    <w:p w:rsidR="00FD4389" w:rsidRPr="003A7D61" w:rsidRDefault="00FD4389">
      <w:pPr>
        <w:pStyle w:val="MisysTextBody"/>
        <w:numPr>
          <w:ilvl w:val="0"/>
          <w:numId w:val="10"/>
        </w:numPr>
      </w:pPr>
      <w:r w:rsidRPr="003A7D61">
        <w:t>Is designed for “on-demand” display that will load as an “extraction” (time/performance)</w:t>
      </w:r>
    </w:p>
    <w:p w:rsidR="00FD4389" w:rsidRPr="003A7D61" w:rsidRDefault="00FD4389">
      <w:pPr>
        <w:pStyle w:val="MisysTextBody"/>
        <w:numPr>
          <w:ilvl w:val="0"/>
          <w:numId w:val="10"/>
        </w:numPr>
      </w:pPr>
      <w:r w:rsidRPr="003A7D61">
        <w:t>Is not applicable for Compliance</w:t>
      </w:r>
    </w:p>
    <w:p w:rsidR="00FD4389" w:rsidRPr="003A7D61" w:rsidRDefault="00FD4389">
      <w:pPr>
        <w:pStyle w:val="MisysTextBody"/>
        <w:numPr>
          <w:ilvl w:val="0"/>
          <w:numId w:val="10"/>
        </w:numPr>
      </w:pPr>
      <w:r w:rsidRPr="003A7D61">
        <w:t>Is not applicable to Performance Attribution</w:t>
      </w:r>
    </w:p>
    <w:p w:rsidR="00A34F51" w:rsidRPr="000B66BC" w:rsidRDefault="00A34F51">
      <w:pPr>
        <w:spacing w:line="360" w:lineRule="auto"/>
        <w:jc w:val="both"/>
        <w:rPr>
          <w:rFonts w:asciiTheme="minorHAnsi" w:hAnsiTheme="minorHAnsi" w:cstheme="minorHAnsi"/>
          <w:sz w:val="20"/>
          <w:szCs w:val="20"/>
          <w:rPrChange w:id="175" w:author="Benslimane, Amira" w:date="2016-10-18T10:59:00Z">
            <w:rPr>
              <w:rFonts w:cstheme="majorHAnsi"/>
            </w:rPr>
          </w:rPrChange>
        </w:rPr>
      </w:pPr>
      <w:r w:rsidRPr="000B66BC">
        <w:rPr>
          <w:rFonts w:asciiTheme="minorHAnsi" w:hAnsiTheme="minorHAnsi" w:cstheme="minorHAnsi"/>
          <w:sz w:val="20"/>
          <w:szCs w:val="20"/>
          <w:rPrChange w:id="176" w:author="Benslimane, Amira" w:date="2016-10-18T10:59:00Z">
            <w:rPr/>
          </w:rPrChange>
        </w:rPr>
        <w:br w:type="page"/>
      </w:r>
    </w:p>
    <w:p w:rsidR="00A95708" w:rsidRDefault="00A95708">
      <w:pPr>
        <w:pStyle w:val="Heading2"/>
        <w:pPrChange w:id="177" w:author="Benslimane, Amira" w:date="2016-10-18T16:54:00Z">
          <w:pPr>
            <w:pStyle w:val="MisysSectionHeadingLv2"/>
          </w:pPr>
        </w:pPrChange>
      </w:pPr>
      <w:bookmarkStart w:id="178" w:name="_Toc464573186"/>
      <w:r>
        <w:lastRenderedPageBreak/>
        <w:t xml:space="preserve">Creating </w:t>
      </w:r>
      <w:r w:rsidR="00610DEC">
        <w:t>Funding and Hedging</w:t>
      </w:r>
      <w:r>
        <w:t xml:space="preserve"> orders</w:t>
      </w:r>
      <w:bookmarkEnd w:id="178"/>
    </w:p>
    <w:p w:rsidR="00E05E94" w:rsidRDefault="00E05E94">
      <w:pPr>
        <w:pStyle w:val="MisysPullQuoteAuthorTitleCompany"/>
        <w:jc w:val="both"/>
        <w:rPr>
          <w:ins w:id="179" w:author="Benslimane, Amira" w:date="2016-10-18T16:54:00Z"/>
          <w:rStyle w:val="Heading1Char"/>
          <w:rFonts w:cstheme="majorBidi"/>
          <w:caps w:val="0"/>
        </w:rPr>
      </w:pPr>
    </w:p>
    <w:p w:rsidR="002B0718" w:rsidRPr="002B0718" w:rsidRDefault="002B0718">
      <w:pPr>
        <w:pStyle w:val="MisysPullQuoteAuthorTitleCompany"/>
        <w:jc w:val="both"/>
        <w:rPr>
          <w:ins w:id="180" w:author="Benslimane, Amira" w:date="2016-10-18T11:17:00Z"/>
          <w:rStyle w:val="Heading1Char"/>
          <w:rFonts w:cstheme="majorBidi"/>
          <w:caps w:val="0"/>
          <w:rPrChange w:id="181" w:author="Benslimane, Amira" w:date="2016-10-18T11:17:00Z">
            <w:rPr>
              <w:ins w:id="182" w:author="Benslimane, Amira" w:date="2016-10-18T11:17:00Z"/>
              <w:rFonts w:asciiTheme="minorHAnsi" w:hAnsiTheme="minorHAnsi" w:cstheme="minorHAnsi"/>
            </w:rPr>
          </w:rPrChange>
        </w:rPr>
      </w:pPr>
      <w:bookmarkStart w:id="183" w:name="_Toc464573187"/>
      <w:ins w:id="184" w:author="Benslimane, Amira" w:date="2016-10-18T11:17:00Z">
        <w:r w:rsidRPr="002B0718">
          <w:rPr>
            <w:rStyle w:val="Heading1Char"/>
            <w:rFonts w:cstheme="majorBidi"/>
            <w:caps w:val="0"/>
            <w:rPrChange w:id="185" w:author="Benslimane, Amira" w:date="2016-10-18T11:17:00Z">
              <w:rPr>
                <w:rFonts w:asciiTheme="minorHAnsi" w:hAnsiTheme="minorHAnsi" w:cstheme="minorHAnsi"/>
              </w:rPr>
            </w:rPrChange>
          </w:rPr>
          <w:t>General process:</w:t>
        </w:r>
        <w:bookmarkEnd w:id="183"/>
      </w:ins>
    </w:p>
    <w:p w:rsidR="00F77B8B" w:rsidRPr="003A7D61" w:rsidRDefault="00475D15">
      <w:pPr>
        <w:pStyle w:val="MisysPullQuoteAuthorTitleCompany"/>
        <w:jc w:val="both"/>
        <w:rPr>
          <w:rFonts w:asciiTheme="minorHAnsi" w:hAnsiTheme="minorHAnsi" w:cstheme="minorHAnsi"/>
          <w:sz w:val="20"/>
          <w:szCs w:val="20"/>
          <w:rPrChange w:id="186" w:author="Benslimane, Amira" w:date="2016-10-18T11:22:00Z">
            <w:rPr/>
          </w:rPrChange>
        </w:rPr>
      </w:pPr>
      <w:r w:rsidRPr="003A7D61">
        <w:rPr>
          <w:rFonts w:asciiTheme="minorHAnsi" w:hAnsiTheme="minorHAnsi" w:cstheme="minorHAnsi"/>
          <w:sz w:val="20"/>
          <w:szCs w:val="20"/>
          <w:rPrChange w:id="187" w:author="Benslimane, Amira" w:date="2016-10-18T11:22:00Z">
            <w:rPr/>
          </w:rPrChange>
        </w:rPr>
        <w:t xml:space="preserve">In the “Order Blotter”, upon selection of one order or several orders, FusionInvest will </w:t>
      </w:r>
      <w:del w:id="188" w:author="Benslimane, Amira" w:date="2016-10-18T10:53:00Z">
        <w:r w:rsidRPr="003A7D61" w:rsidDel="00BA69BC">
          <w:rPr>
            <w:rFonts w:asciiTheme="minorHAnsi" w:hAnsiTheme="minorHAnsi" w:cstheme="minorHAnsi"/>
            <w:sz w:val="20"/>
            <w:szCs w:val="20"/>
            <w:rPrChange w:id="189" w:author="Benslimane, Amira" w:date="2016-10-18T11:22:00Z">
              <w:rPr/>
            </w:rPrChange>
          </w:rPr>
          <w:delText xml:space="preserve">offer </w:delText>
        </w:r>
      </w:del>
      <w:ins w:id="190" w:author="Benslimane, Amira" w:date="2016-10-18T10:53:00Z">
        <w:r w:rsidR="00BA69BC" w:rsidRPr="003A7D61">
          <w:rPr>
            <w:rFonts w:asciiTheme="minorHAnsi" w:hAnsiTheme="minorHAnsi" w:cstheme="minorHAnsi"/>
            <w:sz w:val="20"/>
            <w:szCs w:val="20"/>
            <w:rPrChange w:id="191" w:author="Benslimane, Amira" w:date="2016-10-18T11:22:00Z">
              <w:rPr>
                <w:rFonts w:asciiTheme="minorHAnsi" w:hAnsiTheme="minorHAnsi" w:cstheme="minorHAnsi"/>
              </w:rPr>
            </w:rPrChange>
          </w:rPr>
          <w:t xml:space="preserve">propose </w:t>
        </w:r>
      </w:ins>
      <w:r w:rsidRPr="003A7D61">
        <w:rPr>
          <w:rFonts w:asciiTheme="minorHAnsi" w:hAnsiTheme="minorHAnsi" w:cstheme="minorHAnsi"/>
          <w:sz w:val="20"/>
          <w:szCs w:val="20"/>
          <w:rPrChange w:id="192" w:author="Benslimane, Amira" w:date="2016-10-18T11:22:00Z">
            <w:rPr/>
          </w:rPrChange>
        </w:rPr>
        <w:t xml:space="preserve">a </w:t>
      </w:r>
      <w:r w:rsidR="00EA5F54" w:rsidRPr="003A7D61">
        <w:rPr>
          <w:rFonts w:asciiTheme="minorHAnsi" w:hAnsiTheme="minorHAnsi" w:cstheme="minorHAnsi"/>
          <w:sz w:val="20"/>
          <w:szCs w:val="20"/>
          <w:rPrChange w:id="193" w:author="Benslimane, Amira" w:date="2016-10-18T11:22:00Z">
            <w:rPr/>
          </w:rPrChange>
        </w:rPr>
        <w:t xml:space="preserve">workflow action </w:t>
      </w:r>
      <w:r w:rsidR="00A95708" w:rsidRPr="003A7D61">
        <w:rPr>
          <w:rFonts w:asciiTheme="minorHAnsi" w:hAnsiTheme="minorHAnsi" w:cstheme="minorHAnsi"/>
          <w:sz w:val="20"/>
          <w:szCs w:val="20"/>
          <w:rPrChange w:id="194" w:author="Benslimane, Amira" w:date="2016-10-18T11:22:00Z">
            <w:rPr/>
          </w:rPrChange>
        </w:rPr>
        <w:t>offering the choice to</w:t>
      </w:r>
      <w:r w:rsidR="00F77B8B" w:rsidRPr="003A7D61">
        <w:rPr>
          <w:rFonts w:asciiTheme="minorHAnsi" w:hAnsiTheme="minorHAnsi" w:cstheme="minorHAnsi"/>
          <w:sz w:val="20"/>
          <w:szCs w:val="20"/>
          <w:rPrChange w:id="195" w:author="Benslimane, Amira" w:date="2016-10-18T11:22:00Z">
            <w:rPr/>
          </w:rPrChange>
        </w:rPr>
        <w:t>:</w:t>
      </w:r>
    </w:p>
    <w:p w:rsidR="00F77B8B" w:rsidRPr="003A7D61" w:rsidRDefault="00F77B8B">
      <w:pPr>
        <w:pStyle w:val="MisysPullQuoteAuthorTitleCompany"/>
        <w:numPr>
          <w:ilvl w:val="0"/>
          <w:numId w:val="17"/>
        </w:numPr>
        <w:jc w:val="both"/>
        <w:rPr>
          <w:rFonts w:asciiTheme="minorHAnsi" w:hAnsiTheme="minorHAnsi" w:cstheme="minorHAnsi"/>
          <w:sz w:val="20"/>
          <w:szCs w:val="20"/>
          <w:rPrChange w:id="196" w:author="Benslimane, Amira" w:date="2016-10-18T11:22:00Z">
            <w:rPr/>
          </w:rPrChange>
        </w:rPr>
        <w:pPrChange w:id="197" w:author="Benslimane, Amira" w:date="2016-10-18T11:09:00Z">
          <w:pPr>
            <w:pStyle w:val="MisysPullQuoteAuthorTitleCompany"/>
            <w:numPr>
              <w:numId w:val="8"/>
            </w:numPr>
            <w:ind w:left="720" w:hanging="360"/>
            <w:jc w:val="both"/>
          </w:pPr>
        </w:pPrChange>
      </w:pPr>
      <w:r w:rsidRPr="003A7D61">
        <w:rPr>
          <w:rFonts w:asciiTheme="minorHAnsi" w:hAnsiTheme="minorHAnsi" w:cstheme="minorHAnsi"/>
          <w:sz w:val="20"/>
          <w:szCs w:val="20"/>
          <w:rPrChange w:id="198" w:author="Benslimane, Amira" w:date="2016-10-18T11:22:00Z">
            <w:rPr/>
          </w:rPrChange>
        </w:rPr>
        <w:t>C</w:t>
      </w:r>
      <w:r w:rsidR="00A95708" w:rsidRPr="003A7D61">
        <w:rPr>
          <w:rFonts w:asciiTheme="minorHAnsi" w:hAnsiTheme="minorHAnsi" w:cstheme="minorHAnsi"/>
          <w:sz w:val="20"/>
          <w:szCs w:val="20"/>
          <w:rPrChange w:id="199" w:author="Benslimane, Amira" w:date="2016-10-18T11:22:00Z">
            <w:rPr/>
          </w:rPrChange>
        </w:rPr>
        <w:t>reate a funding order</w:t>
      </w:r>
      <w:r w:rsidRPr="003A7D61">
        <w:rPr>
          <w:rFonts w:asciiTheme="minorHAnsi" w:hAnsiTheme="minorHAnsi" w:cstheme="minorHAnsi"/>
          <w:sz w:val="20"/>
          <w:szCs w:val="20"/>
          <w:rPrChange w:id="200" w:author="Benslimane, Amira" w:date="2016-10-18T11:22:00Z">
            <w:rPr/>
          </w:rPrChange>
        </w:rPr>
        <w:t xml:space="preserve"> for the total or a part of the foreign currency amount</w:t>
      </w:r>
    </w:p>
    <w:p w:rsidR="00F77B8B" w:rsidRPr="00D11245" w:rsidRDefault="00F77B8B">
      <w:pPr>
        <w:pStyle w:val="MisysPullQuoteAuthorTitleCompany"/>
        <w:numPr>
          <w:ilvl w:val="0"/>
          <w:numId w:val="17"/>
        </w:numPr>
        <w:jc w:val="both"/>
        <w:rPr>
          <w:rFonts w:asciiTheme="minorHAnsi" w:hAnsiTheme="minorHAnsi" w:cstheme="minorHAnsi"/>
          <w:sz w:val="20"/>
          <w:szCs w:val="20"/>
          <w:rPrChange w:id="201" w:author="Benslimane, Amira" w:date="2016-10-18T12:21:00Z">
            <w:rPr/>
          </w:rPrChange>
        </w:rPr>
        <w:pPrChange w:id="202" w:author="Benslimane, Amira" w:date="2016-10-18T11:09:00Z">
          <w:pPr>
            <w:pStyle w:val="MisysPullQuoteAuthorTitleCompany"/>
            <w:numPr>
              <w:numId w:val="8"/>
            </w:numPr>
            <w:ind w:left="720" w:hanging="360"/>
            <w:jc w:val="both"/>
          </w:pPr>
        </w:pPrChange>
      </w:pPr>
      <w:r w:rsidRPr="00D11245">
        <w:rPr>
          <w:rFonts w:asciiTheme="minorHAnsi" w:hAnsiTheme="minorHAnsi" w:cstheme="minorHAnsi"/>
          <w:sz w:val="20"/>
          <w:szCs w:val="20"/>
          <w:rPrChange w:id="203" w:author="Benslimane, Amira" w:date="2016-10-18T12:21:00Z">
            <w:rPr/>
          </w:rPrChange>
        </w:rPr>
        <w:t>Create a hedging order for the total or a part of the foreign currency amount</w:t>
      </w:r>
    </w:p>
    <w:p w:rsidR="00D11245" w:rsidRPr="00D11245" w:rsidRDefault="00D11245">
      <w:pPr>
        <w:pStyle w:val="MisysPullQuoteAuthorTitleCompany"/>
        <w:jc w:val="both"/>
        <w:rPr>
          <w:ins w:id="204" w:author="Benslimane, Amira" w:date="2016-10-18T12:21:00Z"/>
          <w:rFonts w:asciiTheme="minorHAnsi" w:hAnsiTheme="minorHAnsi" w:cstheme="minorHAnsi"/>
          <w:sz w:val="20"/>
          <w:szCs w:val="20"/>
        </w:rPr>
      </w:pPr>
    </w:p>
    <w:p w:rsidR="00D11245" w:rsidRPr="00D11245" w:rsidRDefault="00D11245" w:rsidP="00D11245">
      <w:pPr>
        <w:spacing w:line="360" w:lineRule="auto"/>
        <w:jc w:val="both"/>
        <w:rPr>
          <w:ins w:id="205" w:author="Benslimane, Amira" w:date="2016-10-18T12:21:00Z"/>
          <w:rFonts w:asciiTheme="minorHAnsi" w:hAnsiTheme="minorHAnsi" w:cstheme="minorHAnsi"/>
          <w:sz w:val="20"/>
          <w:szCs w:val="20"/>
        </w:rPr>
      </w:pPr>
      <w:ins w:id="206" w:author="Benslimane, Amira" w:date="2016-10-18T12:21:00Z">
        <w:r w:rsidRPr="00D11245">
          <w:rPr>
            <w:rFonts w:asciiTheme="minorHAnsi" w:hAnsiTheme="minorHAnsi" w:cstheme="minorHAnsi"/>
            <w:sz w:val="20"/>
            <w:szCs w:val="20"/>
          </w:rPr>
          <w:t>It should be noted that the creation of those FX orders is a usability feature, which replaces a manual entry by an automated one. This is a one-time action and this is *not* the definition of a parent/child relation between orders where the modification of one would automatically be reflecting in the other.</w:t>
        </w:r>
      </w:ins>
    </w:p>
    <w:p w:rsidR="000602B9" w:rsidRPr="00D11245" w:rsidDel="00D11245" w:rsidRDefault="00D11245">
      <w:pPr>
        <w:pStyle w:val="MisysPullQuoteAuthorTitleCompany"/>
        <w:jc w:val="both"/>
        <w:rPr>
          <w:del w:id="207" w:author="Benslimane, Amira" w:date="2016-10-18T12:21:00Z"/>
          <w:rFonts w:asciiTheme="minorHAnsi" w:hAnsiTheme="minorHAnsi" w:cstheme="minorHAnsi"/>
          <w:sz w:val="20"/>
          <w:szCs w:val="20"/>
          <w:rPrChange w:id="208" w:author="Benslimane, Amira" w:date="2016-10-18T12:21:00Z">
            <w:rPr>
              <w:del w:id="209" w:author="Benslimane, Amira" w:date="2016-10-18T12:21:00Z"/>
            </w:rPr>
          </w:rPrChange>
        </w:rPr>
      </w:pPr>
      <w:ins w:id="210" w:author="Benslimane, Amira" w:date="2016-10-18T12:21:00Z">
        <w:r w:rsidRPr="00D11245">
          <w:rPr>
            <w:rFonts w:asciiTheme="minorHAnsi" w:hAnsiTheme="minorHAnsi" w:cstheme="minorHAnsi"/>
            <w:sz w:val="20"/>
            <w:szCs w:val="20"/>
          </w:rPr>
          <w:t>T</w:t>
        </w:r>
      </w:ins>
      <w:del w:id="211" w:author="Benslimane, Amira" w:date="2016-10-18T12:21:00Z">
        <w:r w:rsidR="00EA5F54" w:rsidRPr="00D11245" w:rsidDel="00D11245">
          <w:rPr>
            <w:rFonts w:asciiTheme="minorHAnsi" w:hAnsiTheme="minorHAnsi" w:cstheme="minorHAnsi"/>
            <w:sz w:val="20"/>
            <w:szCs w:val="20"/>
            <w:rPrChange w:id="212" w:author="Benslimane, Amira" w:date="2016-10-18T12:21:00Z">
              <w:rPr/>
            </w:rPrChange>
          </w:rPr>
          <w:delText>Note that t</w:delText>
        </w:r>
      </w:del>
      <w:r w:rsidR="00EA5F54" w:rsidRPr="00D11245">
        <w:rPr>
          <w:rFonts w:asciiTheme="minorHAnsi" w:hAnsiTheme="minorHAnsi" w:cstheme="minorHAnsi"/>
          <w:sz w:val="20"/>
          <w:szCs w:val="20"/>
          <w:rPrChange w:id="213" w:author="Benslimane, Amira" w:date="2016-10-18T12:21:00Z">
            <w:rPr/>
          </w:rPrChange>
        </w:rPr>
        <w:t>he funding and hedging amounts do not have to be identical.</w:t>
      </w:r>
    </w:p>
    <w:p w:rsidR="00CC6CA4" w:rsidRPr="004D2AEF" w:rsidRDefault="00CC6CA4">
      <w:pPr>
        <w:pStyle w:val="MisysPullQuoteAuthorTitleCompany"/>
        <w:jc w:val="both"/>
        <w:rPr>
          <w:szCs w:val="20"/>
        </w:rPr>
        <w:pPrChange w:id="214" w:author="Benslimane, Amira" w:date="2016-10-18T12:21:00Z">
          <w:pPr>
            <w:pStyle w:val="MisysTextBody"/>
          </w:pPr>
        </w:pPrChange>
      </w:pPr>
      <w:r w:rsidRPr="00D11245">
        <w:rPr>
          <w:sz w:val="20"/>
          <w:szCs w:val="20"/>
          <w:rPrChange w:id="215" w:author="Benslimane, Amira" w:date="2016-10-18T12:21:00Z">
            <w:rPr>
              <w:rFonts w:asciiTheme="minorHAnsi" w:hAnsiTheme="minorHAnsi" w:cstheme="minorHAnsi"/>
              <w:sz w:val="20"/>
            </w:rPr>
          </w:rPrChange>
        </w:rPr>
        <w:t xml:space="preserve">This action will correspond to workflow </w:t>
      </w:r>
      <w:r w:rsidR="009D1025" w:rsidRPr="00D11245">
        <w:rPr>
          <w:sz w:val="20"/>
          <w:szCs w:val="20"/>
          <w:rPrChange w:id="216" w:author="Benslimane, Amira" w:date="2016-10-18T12:21:00Z">
            <w:rPr>
              <w:rFonts w:asciiTheme="minorHAnsi" w:hAnsiTheme="minorHAnsi" w:cstheme="minorHAnsi"/>
              <w:sz w:val="20"/>
            </w:rPr>
          </w:rPrChange>
        </w:rPr>
        <w:t>status(</w:t>
      </w:r>
      <w:r w:rsidRPr="00D11245">
        <w:rPr>
          <w:sz w:val="20"/>
          <w:szCs w:val="20"/>
          <w:rPrChange w:id="217" w:author="Benslimane, Amira" w:date="2016-10-18T12:21:00Z">
            <w:rPr>
              <w:rFonts w:asciiTheme="minorHAnsi" w:hAnsiTheme="minorHAnsi" w:cstheme="minorHAnsi"/>
              <w:sz w:val="20"/>
            </w:rPr>
          </w:rPrChange>
        </w:rPr>
        <w:t>es) and this will give a possibility to use Order Blotter view according to those status(es).</w:t>
      </w:r>
    </w:p>
    <w:p w:rsidR="002B0718" w:rsidRPr="003A7D61" w:rsidRDefault="002B0718">
      <w:pPr>
        <w:pStyle w:val="Subtitle"/>
        <w:jc w:val="both"/>
        <w:rPr>
          <w:ins w:id="218" w:author="Benslimane, Amira" w:date="2016-10-18T11:17:00Z"/>
          <w:rStyle w:val="Heading1Char"/>
          <w:sz w:val="20"/>
          <w:szCs w:val="20"/>
          <w:rPrChange w:id="219" w:author="Benslimane, Amira" w:date="2016-10-18T11:22:00Z">
            <w:rPr>
              <w:ins w:id="220" w:author="Benslimane, Amira" w:date="2016-10-18T11:17:00Z"/>
              <w:rStyle w:val="Heading1Char"/>
            </w:rPr>
          </w:rPrChange>
        </w:rPr>
        <w:pPrChange w:id="221" w:author="Benslimane, Amira" w:date="2016-10-18T11:09:00Z">
          <w:pPr>
            <w:pStyle w:val="MisysTextBody"/>
          </w:pPr>
        </w:pPrChange>
      </w:pPr>
    </w:p>
    <w:p w:rsidR="00CC6CA4" w:rsidRPr="00A51AE4" w:rsidDel="001B75DF" w:rsidRDefault="001B75DF">
      <w:pPr>
        <w:pStyle w:val="Subtitle"/>
        <w:jc w:val="both"/>
        <w:rPr>
          <w:del w:id="222" w:author="Benslimane, Amira" w:date="2016-10-18T11:02:00Z"/>
          <w:rStyle w:val="Heading1Char"/>
          <w:rPrChange w:id="223" w:author="Benslimane, Amira" w:date="2016-10-18T10:59:00Z">
            <w:rPr>
              <w:del w:id="224" w:author="Benslimane, Amira" w:date="2016-10-18T11:02:00Z"/>
            </w:rPr>
          </w:rPrChange>
        </w:rPr>
        <w:pPrChange w:id="225" w:author="Benslimane, Amira" w:date="2016-10-18T11:09:00Z">
          <w:pPr>
            <w:pStyle w:val="MisysTextBody"/>
          </w:pPr>
        </w:pPrChange>
      </w:pPr>
      <w:bookmarkStart w:id="226" w:name="_Toc464573188"/>
      <w:ins w:id="227" w:author="Benslimane, Amira" w:date="2016-10-18T11:07:00Z">
        <w:r>
          <w:rPr>
            <w:rStyle w:val="Heading1Char"/>
          </w:rPr>
          <w:t>Detailed steps of Funding/ Hedging creation</w:t>
        </w:r>
      </w:ins>
      <w:ins w:id="228" w:author="Benslimane, Amira" w:date="2016-10-18T10:56:00Z">
        <w:r w:rsidR="00BA69BC" w:rsidRPr="00A51AE4">
          <w:rPr>
            <w:rStyle w:val="Heading1Char"/>
            <w:rPrChange w:id="229" w:author="Benslimane, Amira" w:date="2016-10-18T10:59:00Z">
              <w:rPr>
                <w:rFonts w:asciiTheme="minorHAnsi" w:hAnsiTheme="minorHAnsi" w:cstheme="minorHAnsi"/>
                <w:sz w:val="20"/>
              </w:rPr>
            </w:rPrChange>
          </w:rPr>
          <w:t>:</w:t>
        </w:r>
      </w:ins>
      <w:bookmarkEnd w:id="226"/>
    </w:p>
    <w:p w:rsidR="001B75DF" w:rsidRDefault="001B75DF">
      <w:pPr>
        <w:pStyle w:val="Subtitle"/>
        <w:jc w:val="both"/>
        <w:rPr>
          <w:ins w:id="230" w:author="Benslimane, Amira" w:date="2016-10-18T11:02:00Z"/>
        </w:rPr>
        <w:pPrChange w:id="231" w:author="Benslimane, Amira" w:date="2016-10-18T11:09:00Z">
          <w:pPr>
            <w:pStyle w:val="MisysTextBody"/>
          </w:pPr>
        </w:pPrChange>
      </w:pPr>
    </w:p>
    <w:p w:rsidR="00EA5F54" w:rsidRPr="004D2AEF" w:rsidRDefault="00EA5F54">
      <w:pPr>
        <w:pStyle w:val="Subtitle"/>
        <w:jc w:val="both"/>
        <w:rPr>
          <w:szCs w:val="20"/>
        </w:rPr>
        <w:pPrChange w:id="232" w:author="Benslimane, Amira" w:date="2016-10-18T11:09:00Z">
          <w:pPr>
            <w:pStyle w:val="MisysTextBody"/>
          </w:pPr>
        </w:pPrChange>
      </w:pPr>
      <w:r w:rsidRPr="003A7D61">
        <w:rPr>
          <w:rFonts w:asciiTheme="minorHAnsi" w:hAnsiTheme="minorHAnsi" w:cstheme="minorHAnsi"/>
          <w:caps w:val="0"/>
          <w:spacing w:val="0"/>
          <w:sz w:val="20"/>
          <w:szCs w:val="20"/>
          <w:rPrChange w:id="233" w:author="Benslimane, Amira" w:date="2016-10-18T11:22:00Z">
            <w:rPr>
              <w:rFonts w:asciiTheme="minorHAnsi" w:hAnsiTheme="minorHAnsi" w:cstheme="minorHAnsi"/>
              <w:sz w:val="20"/>
            </w:rPr>
          </w:rPrChange>
        </w:rPr>
        <w:t xml:space="preserve">When 1 </w:t>
      </w:r>
      <w:r w:rsidR="0069662D" w:rsidRPr="003A7D61">
        <w:rPr>
          <w:rFonts w:asciiTheme="minorHAnsi" w:hAnsiTheme="minorHAnsi" w:cstheme="minorHAnsi"/>
          <w:caps w:val="0"/>
          <w:spacing w:val="0"/>
          <w:sz w:val="20"/>
          <w:szCs w:val="20"/>
          <w:rPrChange w:id="234" w:author="Benslimane, Amira" w:date="2016-10-18T11:22:00Z">
            <w:rPr>
              <w:rFonts w:asciiTheme="minorHAnsi" w:hAnsiTheme="minorHAnsi" w:cstheme="minorHAnsi"/>
              <w:sz w:val="20"/>
            </w:rPr>
          </w:rPrChange>
        </w:rPr>
        <w:t xml:space="preserve">equity/fixed income </w:t>
      </w:r>
      <w:r w:rsidRPr="003A7D61">
        <w:rPr>
          <w:rFonts w:asciiTheme="minorHAnsi" w:hAnsiTheme="minorHAnsi" w:cstheme="minorHAnsi"/>
          <w:caps w:val="0"/>
          <w:spacing w:val="0"/>
          <w:sz w:val="20"/>
          <w:szCs w:val="20"/>
          <w:rPrChange w:id="235" w:author="Benslimane, Amira" w:date="2016-10-18T11:22:00Z">
            <w:rPr>
              <w:rFonts w:asciiTheme="minorHAnsi" w:hAnsiTheme="minorHAnsi" w:cstheme="minorHAnsi"/>
              <w:sz w:val="20"/>
            </w:rPr>
          </w:rPrChange>
        </w:rPr>
        <w:t>order is selected, the customization will automate the following steps, which could be performed manually by the user:</w:t>
      </w:r>
    </w:p>
    <w:p w:rsidR="001B75DF" w:rsidRPr="003A7D61" w:rsidRDefault="003B52BA">
      <w:pPr>
        <w:pStyle w:val="MisysTextBody"/>
        <w:numPr>
          <w:ilvl w:val="0"/>
          <w:numId w:val="18"/>
        </w:numPr>
        <w:rPr>
          <w:moveTo w:id="236" w:author="Benslimane, Amira" w:date="2016-10-18T11:09:00Z"/>
        </w:rPr>
      </w:pPr>
      <w:moveFromRangeStart w:id="237" w:author="Benslimane, Amira" w:date="2016-10-18T11:09:00Z" w:name="move464552273"/>
      <w:moveFrom w:id="238" w:author="Benslimane, Amira" w:date="2016-10-18T11:09:00Z">
        <w:r w:rsidRPr="003A7D61" w:rsidDel="001B75DF">
          <w:t>Ask user to select Spot and/or Hedging and to define the percentage for each</w:t>
        </w:r>
      </w:moveFrom>
      <w:moveFromRangeEnd w:id="237"/>
      <w:ins w:id="239" w:author="Benslimane, Amira" w:date="2016-10-18T11:09:00Z">
        <w:r w:rsidR="001B75DF" w:rsidRPr="003A7D61">
          <w:t xml:space="preserve">The user will manually select </w:t>
        </w:r>
      </w:ins>
      <w:moveToRangeStart w:id="240" w:author="Benslimane, Amira" w:date="2016-10-18T11:09:00Z" w:name="move464552273"/>
      <w:moveTo w:id="241" w:author="Benslimane, Amira" w:date="2016-10-18T11:09:00Z">
        <w:del w:id="242" w:author="Benslimane, Amira" w:date="2016-10-18T11:09:00Z">
          <w:r w:rsidR="001B75DF" w:rsidRPr="003A7D61" w:rsidDel="001B75DF">
            <w:delText xml:space="preserve">Ask user to select </w:delText>
          </w:r>
        </w:del>
        <w:r w:rsidR="001B75DF" w:rsidRPr="003A7D61">
          <w:t xml:space="preserve">Spot and/or Hedging and </w:t>
        </w:r>
        <w:del w:id="243" w:author="Benslimane, Amira" w:date="2016-10-18T11:09:00Z">
          <w:r w:rsidR="001B75DF" w:rsidRPr="003A7D61" w:rsidDel="001B75DF">
            <w:delText xml:space="preserve">to </w:delText>
          </w:r>
        </w:del>
        <w:r w:rsidR="001B75DF" w:rsidRPr="003A7D61">
          <w:t>define the percentage for each</w:t>
        </w:r>
      </w:moveTo>
      <w:ins w:id="244" w:author="Benslimane, Amira" w:date="2016-10-18T11:09:00Z">
        <w:r w:rsidR="001B75DF" w:rsidRPr="003A7D61">
          <w:t>.</w:t>
        </w:r>
      </w:ins>
    </w:p>
    <w:moveToRangeEnd w:id="240"/>
    <w:p w:rsidR="00BA69BC" w:rsidRPr="003A7D61" w:rsidRDefault="00BA69BC">
      <w:pPr>
        <w:pStyle w:val="ListParagraph"/>
        <w:jc w:val="both"/>
        <w:rPr>
          <w:ins w:id="245" w:author="Benslimane, Amira" w:date="2016-10-18T10:55:00Z"/>
          <w:rFonts w:asciiTheme="minorHAnsi" w:hAnsiTheme="minorHAnsi" w:cstheme="minorHAnsi"/>
          <w:sz w:val="20"/>
          <w:szCs w:val="20"/>
          <w:rPrChange w:id="246" w:author="Benslimane, Amira" w:date="2016-10-18T11:22:00Z">
            <w:rPr>
              <w:ins w:id="247" w:author="Benslimane, Amira" w:date="2016-10-18T10:55:00Z"/>
            </w:rPr>
          </w:rPrChange>
        </w:rPr>
        <w:pPrChange w:id="248" w:author="Benslimane, Amira" w:date="2016-10-18T11:09:00Z">
          <w:pPr>
            <w:pStyle w:val="ListParagraph"/>
            <w:numPr>
              <w:numId w:val="15"/>
            </w:numPr>
            <w:ind w:left="360" w:hanging="360"/>
            <w:jc w:val="both"/>
          </w:pPr>
        </w:pPrChange>
      </w:pPr>
      <w:ins w:id="249" w:author="Benslimane, Amira" w:date="2016-10-18T10:55:00Z">
        <w:r w:rsidRPr="003A7D61">
          <w:rPr>
            <w:rFonts w:asciiTheme="minorHAnsi" w:hAnsiTheme="minorHAnsi" w:cstheme="minorHAnsi"/>
            <w:sz w:val="20"/>
            <w:szCs w:val="20"/>
            <w:rPrChange w:id="250" w:author="Benslimane, Amira" w:date="2016-10-18T11:22:00Z">
              <w:rPr/>
            </w:rPrChange>
          </w:rPr>
          <w:t>The proportion of funding order and hedging order will be defined separately, and will be displayed in the follow manner:</w:t>
        </w:r>
      </w:ins>
    </w:p>
    <w:p w:rsidR="00BA69BC" w:rsidRPr="00BA69BC" w:rsidRDefault="00BA69BC">
      <w:pPr>
        <w:ind w:left="360"/>
        <w:jc w:val="both"/>
        <w:rPr>
          <w:ins w:id="251" w:author="Benslimane, Amira" w:date="2016-10-18T10:55:00Z"/>
          <w:rFonts w:cstheme="majorHAnsi"/>
          <w:sz w:val="16"/>
          <w:rPrChange w:id="252" w:author="Benslimane, Amira" w:date="2016-10-18T10:55:00Z">
            <w:rPr>
              <w:ins w:id="253" w:author="Benslimane, Amira" w:date="2016-10-18T10:55:00Z"/>
            </w:rPr>
          </w:rPrChange>
        </w:rPr>
        <w:pPrChange w:id="254" w:author="Benslimane, Amira" w:date="2016-10-18T11:09:00Z">
          <w:pPr>
            <w:pStyle w:val="ListParagraph"/>
            <w:numPr>
              <w:numId w:val="15"/>
            </w:numPr>
            <w:ind w:left="360" w:hanging="360"/>
            <w:jc w:val="both"/>
          </w:pPr>
        </w:pPrChange>
      </w:pPr>
    </w:p>
    <w:tbl>
      <w:tblPr>
        <w:tblStyle w:val="ColorfulList"/>
        <w:tblW w:w="0" w:type="auto"/>
        <w:tblInd w:w="720" w:type="dxa"/>
        <w:tblLook w:val="04A0" w:firstRow="1" w:lastRow="0" w:firstColumn="1" w:lastColumn="0" w:noHBand="0" w:noVBand="1"/>
        <w:tblPrChange w:id="255" w:author="Benslimane, Amira" w:date="2016-10-18T11:22:00Z">
          <w:tblPr>
            <w:tblStyle w:val="ColorfulList"/>
            <w:tblW w:w="9287" w:type="dxa"/>
            <w:tblInd w:w="720" w:type="dxa"/>
            <w:tblLook w:val="04A0" w:firstRow="1" w:lastRow="0" w:firstColumn="1" w:lastColumn="0" w:noHBand="0" w:noVBand="1"/>
          </w:tblPr>
        </w:tblPrChange>
      </w:tblPr>
      <w:tblGrid>
        <w:gridCol w:w="1085"/>
        <w:gridCol w:w="1457"/>
        <w:gridCol w:w="1457"/>
        <w:gridCol w:w="2294"/>
        <w:gridCol w:w="2274"/>
        <w:tblGridChange w:id="256">
          <w:tblGrid>
            <w:gridCol w:w="720"/>
            <w:gridCol w:w="397"/>
            <w:gridCol w:w="1586"/>
            <w:gridCol w:w="1586"/>
            <w:gridCol w:w="1347"/>
            <w:gridCol w:w="1163"/>
            <w:gridCol w:w="2488"/>
            <w:gridCol w:w="1168"/>
            <w:gridCol w:w="5136"/>
            <w:gridCol w:w="6385"/>
            <w:gridCol w:w="6360"/>
          </w:tblGrid>
        </w:tblGridChange>
      </w:tblGrid>
      <w:tr w:rsidR="001B75DF" w:rsidRPr="003A7D61" w:rsidTr="003A7D61">
        <w:trPr>
          <w:cnfStyle w:val="100000000000" w:firstRow="1" w:lastRow="0" w:firstColumn="0" w:lastColumn="0" w:oddVBand="0" w:evenVBand="0" w:oddHBand="0" w:evenHBand="0" w:firstRowFirstColumn="0" w:firstRowLastColumn="0" w:lastRowFirstColumn="0" w:lastRowLastColumn="0"/>
          <w:ins w:id="257" w:author="Benslimane, Amira" w:date="2016-10-18T10:55:00Z"/>
          <w:trPrChange w:id="258" w:author="Benslimane, Amira" w:date="2016-10-18T11:22:00Z">
            <w:trPr>
              <w:gridBefore w:val="1"/>
            </w:trPr>
          </w:trPrChange>
        </w:trPr>
        <w:tc>
          <w:tcPr>
            <w:cnfStyle w:val="001000000000" w:firstRow="0" w:lastRow="0" w:firstColumn="1" w:lastColumn="0" w:oddVBand="0" w:evenVBand="0" w:oddHBand="0" w:evenHBand="0" w:firstRowFirstColumn="0" w:firstRowLastColumn="0" w:lastRowFirstColumn="0" w:lastRowLastColumn="0"/>
            <w:tcW w:w="0" w:type="auto"/>
            <w:tcPrChange w:id="259" w:author="Benslimane, Amira" w:date="2016-10-18T11:22:00Z">
              <w:tcPr>
                <w:tcW w:w="1117" w:type="dxa"/>
                <w:gridSpan w:val="4"/>
              </w:tcPr>
            </w:tcPrChange>
          </w:tcPr>
          <w:p w:rsidR="00BA69BC" w:rsidRPr="003A7D61" w:rsidRDefault="00BA69BC">
            <w:pPr>
              <w:pStyle w:val="MisysTextBody"/>
              <w:cnfStyle w:val="101000000000" w:firstRow="1" w:lastRow="0" w:firstColumn="1" w:lastColumn="0" w:oddVBand="0" w:evenVBand="0" w:oddHBand="0" w:evenHBand="0" w:firstRowFirstColumn="0" w:firstRowLastColumn="0" w:lastRowFirstColumn="0" w:lastRowLastColumn="0"/>
              <w:rPr>
                <w:ins w:id="260" w:author="Benslimane, Amira" w:date="2016-10-18T10:55:00Z"/>
              </w:rPr>
            </w:pPr>
          </w:p>
        </w:tc>
        <w:tc>
          <w:tcPr>
            <w:tcW w:w="0" w:type="auto"/>
            <w:tcPrChange w:id="261" w:author="Benslimane, Amira" w:date="2016-10-18T11:22:00Z">
              <w:tcPr>
                <w:tcW w:w="1586" w:type="dxa"/>
                <w:gridSpan w:val="3"/>
              </w:tcPr>
            </w:tcPrChange>
          </w:tcPr>
          <w:p w:rsidR="00BA69BC" w:rsidRPr="003A7D61" w:rsidRDefault="00BA69BC">
            <w:pPr>
              <w:pStyle w:val="MisysTextBody"/>
              <w:cnfStyle w:val="100000000000" w:firstRow="1" w:lastRow="0" w:firstColumn="0" w:lastColumn="0" w:oddVBand="0" w:evenVBand="0" w:oddHBand="0" w:evenHBand="0" w:firstRowFirstColumn="0" w:firstRowLastColumn="0" w:lastRowFirstColumn="0" w:lastRowLastColumn="0"/>
              <w:rPr>
                <w:ins w:id="262" w:author="Benslimane, Amira" w:date="2016-10-18T10:55:00Z"/>
              </w:rPr>
            </w:pPr>
            <w:ins w:id="263" w:author="Benslimane, Amira" w:date="2016-10-18T10:55:00Z">
              <w:r w:rsidRPr="003A7D61">
                <w:t>Spot order proportion</w:t>
              </w:r>
            </w:ins>
          </w:p>
        </w:tc>
        <w:tc>
          <w:tcPr>
            <w:tcW w:w="0" w:type="auto"/>
            <w:tcPrChange w:id="264" w:author="Benslimane, Amira" w:date="2016-10-18T11:22:00Z">
              <w:tcPr>
                <w:tcW w:w="1586" w:type="dxa"/>
              </w:tcPr>
            </w:tcPrChange>
          </w:tcPr>
          <w:p w:rsidR="00BA69BC" w:rsidRPr="003A7D61" w:rsidRDefault="00BA69BC">
            <w:pPr>
              <w:pStyle w:val="MisysTextBody"/>
              <w:cnfStyle w:val="100000000000" w:firstRow="1" w:lastRow="0" w:firstColumn="0" w:lastColumn="0" w:oddVBand="0" w:evenVBand="0" w:oddHBand="0" w:evenHBand="0" w:firstRowFirstColumn="0" w:firstRowLastColumn="0" w:lastRowFirstColumn="0" w:lastRowLastColumn="0"/>
              <w:rPr>
                <w:ins w:id="265" w:author="Benslimane, Amira" w:date="2016-10-18T10:55:00Z"/>
              </w:rPr>
            </w:pPr>
            <w:ins w:id="266" w:author="Benslimane, Amira" w:date="2016-10-18T10:55:00Z">
              <w:r w:rsidRPr="003A7D61">
                <w:t>Hedging order proportion</w:t>
              </w:r>
            </w:ins>
          </w:p>
        </w:tc>
        <w:tc>
          <w:tcPr>
            <w:tcW w:w="0" w:type="auto"/>
            <w:tcPrChange w:id="267" w:author="Benslimane, Amira" w:date="2016-10-18T11:22:00Z">
              <w:tcPr>
                <w:tcW w:w="2510" w:type="dxa"/>
              </w:tcPr>
            </w:tcPrChange>
          </w:tcPr>
          <w:p w:rsidR="00BA69BC" w:rsidRPr="003A7D61" w:rsidRDefault="00BA69BC">
            <w:pPr>
              <w:pStyle w:val="MisysTextBody"/>
              <w:cnfStyle w:val="100000000000" w:firstRow="1" w:lastRow="0" w:firstColumn="0" w:lastColumn="0" w:oddVBand="0" w:evenVBand="0" w:oddHBand="0" w:evenHBand="0" w:firstRowFirstColumn="0" w:firstRowLastColumn="0" w:lastRowFirstColumn="0" w:lastRowLastColumn="0"/>
              <w:rPr>
                <w:ins w:id="268" w:author="Benslimane, Amira" w:date="2016-10-18T10:55:00Z"/>
              </w:rPr>
            </w:pPr>
            <w:ins w:id="269" w:author="Benslimane, Amira" w:date="2016-10-18T10:55:00Z">
              <w:r w:rsidRPr="003A7D61">
                <w:t>%NAV – Hedging</w:t>
              </w:r>
            </w:ins>
          </w:p>
        </w:tc>
        <w:tc>
          <w:tcPr>
            <w:tcW w:w="0" w:type="auto"/>
            <w:tcPrChange w:id="270" w:author="Benslimane, Amira" w:date="2016-10-18T11:22:00Z">
              <w:tcPr>
                <w:tcW w:w="2488" w:type="dxa"/>
              </w:tcPr>
            </w:tcPrChange>
          </w:tcPr>
          <w:p w:rsidR="00BA69BC" w:rsidRPr="003A7D61" w:rsidRDefault="00BA69BC">
            <w:pPr>
              <w:pStyle w:val="MisysTextBody"/>
              <w:cnfStyle w:val="100000000000" w:firstRow="1" w:lastRow="0" w:firstColumn="0" w:lastColumn="0" w:oddVBand="0" w:evenVBand="0" w:oddHBand="0" w:evenHBand="0" w:firstRowFirstColumn="0" w:firstRowLastColumn="0" w:lastRowFirstColumn="0" w:lastRowLastColumn="0"/>
              <w:rPr>
                <w:ins w:id="271" w:author="Benslimane, Amira" w:date="2016-10-18T10:55:00Z"/>
              </w:rPr>
            </w:pPr>
            <w:ins w:id="272" w:author="Benslimane, Amira" w:date="2016-10-18T10:55:00Z">
              <w:r w:rsidRPr="003A7D61">
                <w:t>%NAV - Funding</w:t>
              </w:r>
            </w:ins>
          </w:p>
        </w:tc>
      </w:tr>
      <w:tr w:rsidR="001B75DF" w:rsidRPr="003A7D61" w:rsidTr="003A7D61">
        <w:tblPrEx>
          <w:tblPrExChange w:id="273" w:author="Benslimane, Amira" w:date="2016-10-18T11:22:00Z">
            <w:tblPrEx>
              <w:tblInd w:w="0" w:type="dxa"/>
            </w:tblPrEx>
          </w:tblPrExChange>
        </w:tblPrEx>
        <w:trPr>
          <w:cnfStyle w:val="000000100000" w:firstRow="0" w:lastRow="0" w:firstColumn="0" w:lastColumn="0" w:oddVBand="0" w:evenVBand="0" w:oddHBand="1" w:evenHBand="0" w:firstRowFirstColumn="0" w:firstRowLastColumn="0" w:lastRowFirstColumn="0" w:lastRowLastColumn="0"/>
          <w:ins w:id="274" w:author="Benslimane, Amira" w:date="2016-10-18T10:55:00Z"/>
          <w:trPrChange w:id="275" w:author="Benslimane, Amira" w:date="2016-10-18T11:22: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auto"/>
            <w:tcPrChange w:id="276" w:author="Benslimane, Amira" w:date="2016-10-18T11:22:00Z">
              <w:tcPr>
                <w:tcW w:w="1043" w:type="dxa"/>
                <w:gridSpan w:val="2"/>
              </w:tcPr>
            </w:tcPrChange>
          </w:tcPr>
          <w:p w:rsidR="00BA69BC" w:rsidRPr="003A7D61" w:rsidRDefault="00BA69BC">
            <w:pPr>
              <w:pStyle w:val="MisysTextBody"/>
              <w:cnfStyle w:val="001000100000" w:firstRow="0" w:lastRow="0" w:firstColumn="1" w:lastColumn="0" w:oddVBand="0" w:evenVBand="0" w:oddHBand="1" w:evenHBand="0" w:firstRowFirstColumn="0" w:firstRowLastColumn="0" w:lastRowFirstColumn="0" w:lastRowLastColumn="0"/>
              <w:rPr>
                <w:ins w:id="277" w:author="Benslimane, Amira" w:date="2016-10-18T10:55:00Z"/>
              </w:rPr>
            </w:pPr>
            <w:ins w:id="278" w:author="Benslimane, Amira" w:date="2016-10-18T10:55:00Z">
              <w:r w:rsidRPr="003A7D61">
                <w:t>Fund1</w:t>
              </w:r>
            </w:ins>
          </w:p>
        </w:tc>
        <w:tc>
          <w:tcPr>
            <w:tcW w:w="0" w:type="auto"/>
            <w:tcPrChange w:id="279" w:author="Benslimane, Amira" w:date="2016-10-18T11:22:00Z">
              <w:tcPr>
                <w:tcW w:w="1622" w:type="dxa"/>
              </w:tcPr>
            </w:tcPrChange>
          </w:tcPr>
          <w:p w:rsidR="00BA69BC" w:rsidRPr="003A7D61" w:rsidRDefault="00BA69BC">
            <w:pPr>
              <w:pStyle w:val="MisysTextBody"/>
              <w:cnfStyle w:val="000000100000" w:firstRow="0" w:lastRow="0" w:firstColumn="0" w:lastColumn="0" w:oddVBand="0" w:evenVBand="0" w:oddHBand="1" w:evenHBand="0" w:firstRowFirstColumn="0" w:firstRowLastColumn="0" w:lastRowFirstColumn="0" w:lastRowLastColumn="0"/>
              <w:rPr>
                <w:ins w:id="280" w:author="Benslimane, Amira" w:date="2016-10-18T10:55:00Z"/>
              </w:rPr>
            </w:pPr>
            <w:ins w:id="281" w:author="Benslimane, Amira" w:date="2016-10-18T10:55:00Z">
              <w:r w:rsidRPr="003A7D61">
                <w:t>100%</w:t>
              </w:r>
            </w:ins>
          </w:p>
        </w:tc>
        <w:tc>
          <w:tcPr>
            <w:tcW w:w="0" w:type="auto"/>
            <w:tcPrChange w:id="282" w:author="Benslimane, Amira" w:date="2016-10-18T11:22:00Z">
              <w:tcPr>
                <w:tcW w:w="1622" w:type="dxa"/>
              </w:tcPr>
            </w:tcPrChange>
          </w:tcPr>
          <w:p w:rsidR="00BA69BC" w:rsidRPr="003A7D61" w:rsidRDefault="00BA69BC">
            <w:pPr>
              <w:pStyle w:val="MisysTextBody"/>
              <w:cnfStyle w:val="000000100000" w:firstRow="0" w:lastRow="0" w:firstColumn="0" w:lastColumn="0" w:oddVBand="0" w:evenVBand="0" w:oddHBand="1" w:evenHBand="0" w:firstRowFirstColumn="0" w:firstRowLastColumn="0" w:lastRowFirstColumn="0" w:lastRowLastColumn="0"/>
              <w:rPr>
                <w:ins w:id="283" w:author="Benslimane, Amira" w:date="2016-10-18T10:55:00Z"/>
              </w:rPr>
            </w:pPr>
            <w:ins w:id="284" w:author="Benslimane, Amira" w:date="2016-10-18T10:55:00Z">
              <w:r w:rsidRPr="003A7D61">
                <w:t>40%</w:t>
              </w:r>
            </w:ins>
          </w:p>
        </w:tc>
        <w:tc>
          <w:tcPr>
            <w:tcW w:w="0" w:type="auto"/>
            <w:tcPrChange w:id="285" w:author="Benslimane, Amira" w:date="2016-10-18T11:22:00Z">
              <w:tcPr>
                <w:tcW w:w="2511" w:type="dxa"/>
                <w:gridSpan w:val="2"/>
              </w:tcPr>
            </w:tcPrChange>
          </w:tcPr>
          <w:p w:rsidR="00BA69BC" w:rsidRPr="003A7D61" w:rsidRDefault="00BA69BC">
            <w:pPr>
              <w:pStyle w:val="MisysTextBody"/>
              <w:cnfStyle w:val="000000100000" w:firstRow="0" w:lastRow="0" w:firstColumn="0" w:lastColumn="0" w:oddVBand="0" w:evenVBand="0" w:oddHBand="1" w:evenHBand="0" w:firstRowFirstColumn="0" w:firstRowLastColumn="0" w:lastRowFirstColumn="0" w:lastRowLastColumn="0"/>
              <w:rPr>
                <w:ins w:id="286" w:author="Benslimane, Amira" w:date="2016-10-18T10:55:00Z"/>
              </w:rPr>
            </w:pPr>
            <w:ins w:id="287" w:author="Benslimane, Amira" w:date="2016-10-18T10:55:00Z">
              <w:r w:rsidRPr="003A7D61">
                <w:rPr>
                  <w:lang w:val="en-US"/>
                </w:rPr>
                <w:t>([Hedging%*executed amount]/NAV )*100%</w:t>
              </w:r>
            </w:ins>
          </w:p>
        </w:tc>
        <w:tc>
          <w:tcPr>
            <w:tcW w:w="0" w:type="auto"/>
            <w:tcPrChange w:id="288" w:author="Benslimane, Amira" w:date="2016-10-18T11:22:00Z">
              <w:tcPr>
                <w:tcW w:w="2489" w:type="dxa"/>
              </w:tcPr>
            </w:tcPrChange>
          </w:tcPr>
          <w:p w:rsidR="00BA69BC" w:rsidRPr="003A7D61" w:rsidRDefault="00BA69BC">
            <w:pPr>
              <w:pStyle w:val="MisysTextBody"/>
              <w:cnfStyle w:val="000000100000" w:firstRow="0" w:lastRow="0" w:firstColumn="0" w:lastColumn="0" w:oddVBand="0" w:evenVBand="0" w:oddHBand="1" w:evenHBand="0" w:firstRowFirstColumn="0" w:firstRowLastColumn="0" w:lastRowFirstColumn="0" w:lastRowLastColumn="0"/>
              <w:rPr>
                <w:ins w:id="289" w:author="Benslimane, Amira" w:date="2016-10-18T10:55:00Z"/>
              </w:rPr>
            </w:pPr>
            <w:ins w:id="290" w:author="Benslimane, Amira" w:date="2016-10-18T10:55:00Z">
              <w:r w:rsidRPr="003A7D61">
                <w:rPr>
                  <w:lang w:val="en-US"/>
                </w:rPr>
                <w:t>([Funding%*executed amount ]/NAV)*100%</w:t>
              </w:r>
            </w:ins>
          </w:p>
        </w:tc>
      </w:tr>
      <w:tr w:rsidR="001B75DF" w:rsidRPr="003A7D61" w:rsidTr="003A7D61">
        <w:trPr>
          <w:ins w:id="291" w:author="Benslimane, Amira" w:date="2016-10-18T10:55:00Z"/>
          <w:trPrChange w:id="292" w:author="Benslimane, Amira" w:date="2016-10-18T11:22:00Z">
            <w:trPr>
              <w:gridBefore w:val="1"/>
            </w:trPr>
          </w:trPrChange>
        </w:trPr>
        <w:tc>
          <w:tcPr>
            <w:cnfStyle w:val="001000000000" w:firstRow="0" w:lastRow="0" w:firstColumn="1" w:lastColumn="0" w:oddVBand="0" w:evenVBand="0" w:oddHBand="0" w:evenHBand="0" w:firstRowFirstColumn="0" w:firstRowLastColumn="0" w:lastRowFirstColumn="0" w:lastRowLastColumn="0"/>
            <w:tcW w:w="0" w:type="auto"/>
            <w:tcPrChange w:id="293" w:author="Benslimane, Amira" w:date="2016-10-18T11:22:00Z">
              <w:tcPr>
                <w:tcW w:w="1117" w:type="dxa"/>
                <w:gridSpan w:val="4"/>
              </w:tcPr>
            </w:tcPrChange>
          </w:tcPr>
          <w:p w:rsidR="00BA69BC" w:rsidRPr="003A7D61" w:rsidRDefault="00BA69BC">
            <w:pPr>
              <w:pStyle w:val="MisysTextBody"/>
              <w:rPr>
                <w:ins w:id="294" w:author="Benslimane, Amira" w:date="2016-10-18T10:55:00Z"/>
              </w:rPr>
            </w:pPr>
            <w:ins w:id="295" w:author="Benslimane, Amira" w:date="2016-10-18T10:55:00Z">
              <w:r w:rsidRPr="003A7D61">
                <w:t>Fund2</w:t>
              </w:r>
            </w:ins>
          </w:p>
        </w:tc>
        <w:tc>
          <w:tcPr>
            <w:tcW w:w="0" w:type="auto"/>
            <w:tcPrChange w:id="296" w:author="Benslimane, Amira" w:date="2016-10-18T11:22:00Z">
              <w:tcPr>
                <w:tcW w:w="1586" w:type="dxa"/>
                <w:gridSpan w:val="3"/>
              </w:tcPr>
            </w:tcPrChange>
          </w:tcPr>
          <w:p w:rsidR="00BA69BC" w:rsidRPr="003A7D61" w:rsidRDefault="00BA69BC">
            <w:pPr>
              <w:pStyle w:val="MisysTextBody"/>
              <w:cnfStyle w:val="000000000000" w:firstRow="0" w:lastRow="0" w:firstColumn="0" w:lastColumn="0" w:oddVBand="0" w:evenVBand="0" w:oddHBand="0" w:evenHBand="0" w:firstRowFirstColumn="0" w:firstRowLastColumn="0" w:lastRowFirstColumn="0" w:lastRowLastColumn="0"/>
              <w:rPr>
                <w:ins w:id="297" w:author="Benslimane, Amira" w:date="2016-10-18T10:55:00Z"/>
              </w:rPr>
            </w:pPr>
            <w:ins w:id="298" w:author="Benslimane, Amira" w:date="2016-10-18T10:55:00Z">
              <w:r w:rsidRPr="003A7D61">
                <w:t>100%</w:t>
              </w:r>
            </w:ins>
          </w:p>
        </w:tc>
        <w:tc>
          <w:tcPr>
            <w:tcW w:w="0" w:type="auto"/>
            <w:tcPrChange w:id="299" w:author="Benslimane, Amira" w:date="2016-10-18T11:22:00Z">
              <w:tcPr>
                <w:tcW w:w="1586" w:type="dxa"/>
              </w:tcPr>
            </w:tcPrChange>
          </w:tcPr>
          <w:p w:rsidR="00BA69BC" w:rsidRPr="003A7D61" w:rsidRDefault="00BA69BC">
            <w:pPr>
              <w:pStyle w:val="MisysTextBody"/>
              <w:cnfStyle w:val="000000000000" w:firstRow="0" w:lastRow="0" w:firstColumn="0" w:lastColumn="0" w:oddVBand="0" w:evenVBand="0" w:oddHBand="0" w:evenHBand="0" w:firstRowFirstColumn="0" w:firstRowLastColumn="0" w:lastRowFirstColumn="0" w:lastRowLastColumn="0"/>
              <w:rPr>
                <w:ins w:id="300" w:author="Benslimane, Amira" w:date="2016-10-18T10:55:00Z"/>
              </w:rPr>
            </w:pPr>
            <w:ins w:id="301" w:author="Benslimane, Amira" w:date="2016-10-18T10:55:00Z">
              <w:r w:rsidRPr="003A7D61">
                <w:t>10%</w:t>
              </w:r>
            </w:ins>
          </w:p>
        </w:tc>
        <w:tc>
          <w:tcPr>
            <w:tcW w:w="0" w:type="auto"/>
            <w:tcPrChange w:id="302" w:author="Benslimane, Amira" w:date="2016-10-18T11:22:00Z">
              <w:tcPr>
                <w:tcW w:w="2510" w:type="dxa"/>
              </w:tcPr>
            </w:tcPrChange>
          </w:tcPr>
          <w:p w:rsidR="00BA69BC" w:rsidRPr="003A7D61" w:rsidRDefault="00BA69BC">
            <w:pPr>
              <w:pStyle w:val="MisysTextBody"/>
              <w:cnfStyle w:val="000000000000" w:firstRow="0" w:lastRow="0" w:firstColumn="0" w:lastColumn="0" w:oddVBand="0" w:evenVBand="0" w:oddHBand="0" w:evenHBand="0" w:firstRowFirstColumn="0" w:firstRowLastColumn="0" w:lastRowFirstColumn="0" w:lastRowLastColumn="0"/>
              <w:rPr>
                <w:ins w:id="303" w:author="Benslimane, Amira" w:date="2016-10-18T10:55:00Z"/>
              </w:rPr>
            </w:pPr>
          </w:p>
        </w:tc>
        <w:tc>
          <w:tcPr>
            <w:tcW w:w="0" w:type="auto"/>
            <w:tcPrChange w:id="304" w:author="Benslimane, Amira" w:date="2016-10-18T11:22:00Z">
              <w:tcPr>
                <w:tcW w:w="2488" w:type="dxa"/>
              </w:tcPr>
            </w:tcPrChange>
          </w:tcPr>
          <w:p w:rsidR="00BA69BC" w:rsidRPr="003A7D61" w:rsidRDefault="00BA69BC">
            <w:pPr>
              <w:pStyle w:val="MisysTextBody"/>
              <w:cnfStyle w:val="000000000000" w:firstRow="0" w:lastRow="0" w:firstColumn="0" w:lastColumn="0" w:oddVBand="0" w:evenVBand="0" w:oddHBand="0" w:evenHBand="0" w:firstRowFirstColumn="0" w:firstRowLastColumn="0" w:lastRowFirstColumn="0" w:lastRowLastColumn="0"/>
              <w:rPr>
                <w:ins w:id="305" w:author="Benslimane, Amira" w:date="2016-10-18T10:55:00Z"/>
              </w:rPr>
            </w:pPr>
          </w:p>
        </w:tc>
      </w:tr>
      <w:tr w:rsidR="001B75DF" w:rsidRPr="003A7D61" w:rsidTr="003A7D61">
        <w:tblPrEx>
          <w:tblPrExChange w:id="306" w:author="Benslimane, Amira" w:date="2016-10-18T11:22:00Z">
            <w:tblPrEx>
              <w:tblInd w:w="0" w:type="dxa"/>
            </w:tblPrEx>
          </w:tblPrExChange>
        </w:tblPrEx>
        <w:trPr>
          <w:cnfStyle w:val="000000100000" w:firstRow="0" w:lastRow="0" w:firstColumn="0" w:lastColumn="0" w:oddVBand="0" w:evenVBand="0" w:oddHBand="1" w:evenHBand="0" w:firstRowFirstColumn="0" w:firstRowLastColumn="0" w:lastRowFirstColumn="0" w:lastRowLastColumn="0"/>
          <w:ins w:id="307" w:author="Benslimane, Amira" w:date="2016-10-18T10:55:00Z"/>
          <w:trPrChange w:id="308" w:author="Benslimane, Amira" w:date="2016-10-18T11:22: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auto"/>
            <w:tcPrChange w:id="309" w:author="Benslimane, Amira" w:date="2016-10-18T11:22:00Z">
              <w:tcPr>
                <w:tcW w:w="1043" w:type="dxa"/>
                <w:gridSpan w:val="2"/>
              </w:tcPr>
            </w:tcPrChange>
          </w:tcPr>
          <w:p w:rsidR="00BA69BC" w:rsidRPr="003A7D61" w:rsidRDefault="001B75DF">
            <w:pPr>
              <w:pStyle w:val="MisysTextBody"/>
              <w:cnfStyle w:val="001000100000" w:firstRow="0" w:lastRow="0" w:firstColumn="1" w:lastColumn="0" w:oddVBand="0" w:evenVBand="0" w:oddHBand="1" w:evenHBand="0" w:firstRowFirstColumn="0" w:firstRowLastColumn="0" w:lastRowFirstColumn="0" w:lastRowLastColumn="0"/>
              <w:rPr>
                <w:ins w:id="310" w:author="Benslimane, Amira" w:date="2016-10-18T10:55:00Z"/>
              </w:rPr>
            </w:pPr>
            <w:ins w:id="311" w:author="Benslimane, Amira" w:date="2016-10-18T10:55:00Z">
              <w:r w:rsidRPr="003A7D61">
                <w:t>Fund</w:t>
              </w:r>
            </w:ins>
            <w:ins w:id="312" w:author="Benslimane, Amira" w:date="2016-10-18T11:01:00Z">
              <w:r w:rsidRPr="003A7D61">
                <w:t>3</w:t>
              </w:r>
            </w:ins>
          </w:p>
        </w:tc>
        <w:tc>
          <w:tcPr>
            <w:tcW w:w="0" w:type="auto"/>
            <w:tcPrChange w:id="313" w:author="Benslimane, Amira" w:date="2016-10-18T11:22:00Z">
              <w:tcPr>
                <w:tcW w:w="1622" w:type="dxa"/>
              </w:tcPr>
            </w:tcPrChange>
          </w:tcPr>
          <w:p w:rsidR="00BA69BC" w:rsidRPr="003A7D61" w:rsidRDefault="00BA69BC">
            <w:pPr>
              <w:pStyle w:val="MisysTextBody"/>
              <w:cnfStyle w:val="000000100000" w:firstRow="0" w:lastRow="0" w:firstColumn="0" w:lastColumn="0" w:oddVBand="0" w:evenVBand="0" w:oddHBand="1" w:evenHBand="0" w:firstRowFirstColumn="0" w:firstRowLastColumn="0" w:lastRowFirstColumn="0" w:lastRowLastColumn="0"/>
              <w:rPr>
                <w:ins w:id="314" w:author="Benslimane, Amira" w:date="2016-10-18T10:55:00Z"/>
              </w:rPr>
            </w:pPr>
            <w:ins w:id="315" w:author="Benslimane, Amira" w:date="2016-10-18T10:55:00Z">
              <w:r w:rsidRPr="003A7D61">
                <w:t>100%</w:t>
              </w:r>
            </w:ins>
          </w:p>
        </w:tc>
        <w:tc>
          <w:tcPr>
            <w:tcW w:w="0" w:type="auto"/>
            <w:tcPrChange w:id="316" w:author="Benslimane, Amira" w:date="2016-10-18T11:22:00Z">
              <w:tcPr>
                <w:tcW w:w="1622" w:type="dxa"/>
              </w:tcPr>
            </w:tcPrChange>
          </w:tcPr>
          <w:p w:rsidR="00BA69BC" w:rsidRPr="003A7D61" w:rsidRDefault="00BA69BC">
            <w:pPr>
              <w:pStyle w:val="MisysTextBody"/>
              <w:cnfStyle w:val="000000100000" w:firstRow="0" w:lastRow="0" w:firstColumn="0" w:lastColumn="0" w:oddVBand="0" w:evenVBand="0" w:oddHBand="1" w:evenHBand="0" w:firstRowFirstColumn="0" w:firstRowLastColumn="0" w:lastRowFirstColumn="0" w:lastRowLastColumn="0"/>
              <w:rPr>
                <w:ins w:id="317" w:author="Benslimane, Amira" w:date="2016-10-18T10:55:00Z"/>
              </w:rPr>
            </w:pPr>
            <w:ins w:id="318" w:author="Benslimane, Amira" w:date="2016-10-18T10:55:00Z">
              <w:r w:rsidRPr="003A7D61">
                <w:t>50%</w:t>
              </w:r>
            </w:ins>
          </w:p>
        </w:tc>
        <w:tc>
          <w:tcPr>
            <w:tcW w:w="0" w:type="auto"/>
            <w:tcPrChange w:id="319" w:author="Benslimane, Amira" w:date="2016-10-18T11:22:00Z">
              <w:tcPr>
                <w:tcW w:w="2511" w:type="dxa"/>
                <w:gridSpan w:val="2"/>
              </w:tcPr>
            </w:tcPrChange>
          </w:tcPr>
          <w:p w:rsidR="00BA69BC" w:rsidRPr="003A7D61" w:rsidRDefault="00BA69BC">
            <w:pPr>
              <w:pStyle w:val="MisysTextBody"/>
              <w:cnfStyle w:val="000000100000" w:firstRow="0" w:lastRow="0" w:firstColumn="0" w:lastColumn="0" w:oddVBand="0" w:evenVBand="0" w:oddHBand="1" w:evenHBand="0" w:firstRowFirstColumn="0" w:firstRowLastColumn="0" w:lastRowFirstColumn="0" w:lastRowLastColumn="0"/>
              <w:rPr>
                <w:ins w:id="320" w:author="Benslimane, Amira" w:date="2016-10-18T10:55:00Z"/>
              </w:rPr>
            </w:pPr>
          </w:p>
        </w:tc>
        <w:tc>
          <w:tcPr>
            <w:tcW w:w="0" w:type="auto"/>
            <w:tcPrChange w:id="321" w:author="Benslimane, Amira" w:date="2016-10-18T11:22:00Z">
              <w:tcPr>
                <w:tcW w:w="2489" w:type="dxa"/>
              </w:tcPr>
            </w:tcPrChange>
          </w:tcPr>
          <w:p w:rsidR="00BA69BC" w:rsidRPr="003A7D61" w:rsidRDefault="00BA69BC">
            <w:pPr>
              <w:pStyle w:val="MisysTextBody"/>
              <w:cnfStyle w:val="000000100000" w:firstRow="0" w:lastRow="0" w:firstColumn="0" w:lastColumn="0" w:oddVBand="0" w:evenVBand="0" w:oddHBand="1" w:evenHBand="0" w:firstRowFirstColumn="0" w:firstRowLastColumn="0" w:lastRowFirstColumn="0" w:lastRowLastColumn="0"/>
              <w:rPr>
                <w:ins w:id="322" w:author="Benslimane, Amira" w:date="2016-10-18T10:55:00Z"/>
              </w:rPr>
            </w:pPr>
          </w:p>
        </w:tc>
      </w:tr>
    </w:tbl>
    <w:p w:rsidR="00BA69BC" w:rsidRDefault="00BA69BC">
      <w:pPr>
        <w:pStyle w:val="MisysTextBody"/>
        <w:rPr>
          <w:ins w:id="323" w:author="Benslimane, Amira" w:date="2016-10-18T10:55:00Z"/>
        </w:rPr>
        <w:pPrChange w:id="324" w:author="Benslimane, Amira" w:date="2016-10-18T16:55:00Z">
          <w:pPr>
            <w:pStyle w:val="MisysTextBody"/>
            <w:numPr>
              <w:numId w:val="15"/>
            </w:numPr>
            <w:ind w:left="360" w:hanging="360"/>
          </w:pPr>
        </w:pPrChange>
      </w:pPr>
    </w:p>
    <w:p w:rsidR="00BA69BC" w:rsidRPr="003A7D61" w:rsidRDefault="00BA69BC">
      <w:pPr>
        <w:pStyle w:val="MisysTextBody"/>
        <w:numPr>
          <w:ilvl w:val="0"/>
          <w:numId w:val="18"/>
        </w:numPr>
        <w:rPr>
          <w:ins w:id="325" w:author="Benslimane, Amira" w:date="2016-10-18T10:55:00Z"/>
        </w:rPr>
        <w:pPrChange w:id="326" w:author="Benslimane, Amira" w:date="2016-10-18T16:55:00Z">
          <w:pPr>
            <w:pStyle w:val="MisysTextBody"/>
            <w:numPr>
              <w:numId w:val="15"/>
            </w:numPr>
            <w:ind w:left="360" w:hanging="360"/>
          </w:pPr>
        </w:pPrChange>
      </w:pPr>
      <w:ins w:id="327" w:author="Benslimane, Amira" w:date="2016-10-18T10:55:00Z">
        <w:r w:rsidRPr="003A7D61">
          <w:t>Spot order proportion and hedging order proportion are editable, %NAV columns are for display only.</w:t>
        </w:r>
      </w:ins>
    </w:p>
    <w:p w:rsidR="00BA69BC" w:rsidRPr="003A7D61" w:rsidRDefault="00BA69BC">
      <w:pPr>
        <w:pStyle w:val="MisysTextBody"/>
        <w:numPr>
          <w:ilvl w:val="0"/>
          <w:numId w:val="18"/>
        </w:numPr>
        <w:rPr>
          <w:ins w:id="328" w:author="Benslimane, Amira" w:date="2016-10-18T10:55:00Z"/>
        </w:rPr>
        <w:pPrChange w:id="329" w:author="Benslimane, Amira" w:date="2016-10-18T16:55:00Z">
          <w:pPr>
            <w:pStyle w:val="MisysTextBody"/>
            <w:numPr>
              <w:numId w:val="15"/>
            </w:numPr>
            <w:ind w:left="360" w:hanging="360"/>
          </w:pPr>
        </w:pPrChange>
      </w:pPr>
      <w:ins w:id="330" w:author="Benslimane, Amira" w:date="2016-10-18T10:55:00Z">
        <w:r w:rsidRPr="003A7D61">
          <w:t>There will be a ‘Propagate Changes’ box to propagate the percentages entered on one fund onto the other funds of the list.</w:t>
        </w:r>
      </w:ins>
    </w:p>
    <w:p w:rsidR="00BA69BC" w:rsidRPr="003A7D61" w:rsidRDefault="00BA69BC">
      <w:pPr>
        <w:pStyle w:val="MisysTextBody"/>
        <w:numPr>
          <w:ilvl w:val="0"/>
          <w:numId w:val="18"/>
        </w:numPr>
        <w:rPr>
          <w:ins w:id="331" w:author="Benslimane, Amira" w:date="2016-10-18T10:54:00Z"/>
        </w:rPr>
        <w:pPrChange w:id="332" w:author="Benslimane, Amira" w:date="2016-10-18T16:55:00Z">
          <w:pPr>
            <w:pStyle w:val="MisysTextBody"/>
            <w:numPr>
              <w:numId w:val="11"/>
            </w:numPr>
            <w:ind w:left="720" w:hanging="360"/>
          </w:pPr>
        </w:pPrChange>
      </w:pPr>
      <w:ins w:id="333" w:author="Benslimane, Amira" w:date="2016-10-18T10:55:00Z">
        <w:r w:rsidRPr="003A7D61">
          <w:lastRenderedPageBreak/>
          <w:t xml:space="preserve">Only the funds that are part of the parent’s order allocations are going to be displayed </w:t>
        </w:r>
      </w:ins>
      <w:ins w:id="334" w:author="Benslimane, Amira" w:date="2016-10-18T11:03:00Z">
        <w:r w:rsidR="001B75DF" w:rsidRPr="003A7D61">
          <w:t>in this screen</w:t>
        </w:r>
      </w:ins>
      <w:ins w:id="335" w:author="Benslimane, Amira" w:date="2016-10-18T10:55:00Z">
        <w:r w:rsidRPr="003A7D61">
          <w:t>.</w:t>
        </w:r>
      </w:ins>
    </w:p>
    <w:p w:rsidR="00F75193" w:rsidRPr="006B118A" w:rsidRDefault="00F75193">
      <w:pPr>
        <w:pStyle w:val="MisysTextBody"/>
        <w:numPr>
          <w:ilvl w:val="0"/>
          <w:numId w:val="18"/>
        </w:numPr>
        <w:rPr>
          <w:ins w:id="336" w:author="Benslimane, Amira" w:date="2016-10-18T12:11:00Z"/>
        </w:rPr>
        <w:pPrChange w:id="337" w:author="Benslimane, Amira" w:date="2016-10-18T16:55:00Z">
          <w:pPr>
            <w:pStyle w:val="MisysPullQuoteAuthorTitleCompany"/>
            <w:jc w:val="both"/>
          </w:pPr>
        </w:pPrChange>
      </w:pPr>
      <w:ins w:id="338" w:author="Benslimane, Amira" w:date="2016-10-18T12:11:00Z">
        <w:r w:rsidRPr="004D2AEF">
          <w:t xml:space="preserve">When multiple </w:t>
        </w:r>
        <w:r>
          <w:t xml:space="preserve">parent </w:t>
        </w:r>
        <w:r w:rsidRPr="004D2AEF">
          <w:t>orders are selected, the user will have 2 options</w:t>
        </w:r>
      </w:ins>
    </w:p>
    <w:p w:rsidR="00F75193" w:rsidRPr="00A75C34" w:rsidRDefault="00F75193">
      <w:pPr>
        <w:pStyle w:val="MisysTextBody"/>
        <w:numPr>
          <w:ilvl w:val="0"/>
          <w:numId w:val="25"/>
        </w:numPr>
        <w:rPr>
          <w:ins w:id="339" w:author="Benslimane, Amira" w:date="2016-10-18T12:11:00Z"/>
        </w:rPr>
        <w:pPrChange w:id="340" w:author="Benslimane, Amira" w:date="2016-10-18T16:55:00Z">
          <w:pPr>
            <w:pStyle w:val="MisysTextBody"/>
            <w:numPr>
              <w:numId w:val="12"/>
            </w:numPr>
            <w:ind w:left="720" w:hanging="360"/>
          </w:pPr>
        </w:pPrChange>
      </w:pPr>
      <w:ins w:id="341" w:author="Benslimane, Amira" w:date="2016-10-18T12:11:00Z">
        <w:r w:rsidRPr="00A75C34">
          <w:t>Apply the same choice of Funding and/or Hedging percentage to all parent selected</w:t>
        </w:r>
      </w:ins>
    </w:p>
    <w:p w:rsidR="00F75193" w:rsidRPr="00A75C34" w:rsidRDefault="00F75193">
      <w:pPr>
        <w:pStyle w:val="MisysTextBody"/>
        <w:numPr>
          <w:ilvl w:val="0"/>
          <w:numId w:val="25"/>
        </w:numPr>
        <w:rPr>
          <w:ins w:id="342" w:author="Benslimane, Amira" w:date="2016-10-18T12:11:00Z"/>
        </w:rPr>
        <w:pPrChange w:id="343" w:author="Benslimane, Amira" w:date="2016-10-18T16:55:00Z">
          <w:pPr>
            <w:pStyle w:val="MisysTextBody"/>
            <w:numPr>
              <w:numId w:val="12"/>
            </w:numPr>
            <w:ind w:left="720" w:hanging="360"/>
          </w:pPr>
        </w:pPrChange>
      </w:pPr>
      <w:ins w:id="344" w:author="Benslimane, Amira" w:date="2016-10-18T12:11:00Z">
        <w:r w:rsidRPr="00A75C34">
          <w:t>Input a Funding and/or Hedging percentage for each selected parent order (default will be previous values, so that user only has to click “ok” when the same parameters apply)</w:t>
        </w:r>
      </w:ins>
    </w:p>
    <w:p w:rsidR="00F75193" w:rsidRPr="00A75C34" w:rsidRDefault="00F75193" w:rsidP="00F75193">
      <w:pPr>
        <w:tabs>
          <w:tab w:val="left" w:pos="3680"/>
        </w:tabs>
        <w:spacing w:line="360" w:lineRule="auto"/>
        <w:jc w:val="both"/>
        <w:rPr>
          <w:ins w:id="345" w:author="Benslimane, Amira" w:date="2016-10-18T12:11:00Z"/>
          <w:rFonts w:asciiTheme="minorHAnsi" w:hAnsiTheme="minorHAnsi" w:cstheme="minorHAnsi"/>
          <w:sz w:val="20"/>
          <w:szCs w:val="20"/>
        </w:rPr>
      </w:pPr>
      <w:ins w:id="346" w:author="Benslimane, Amira" w:date="2016-10-18T12:11:00Z">
        <w:r w:rsidRPr="00A75C34">
          <w:rPr>
            <w:rFonts w:asciiTheme="minorHAnsi" w:hAnsiTheme="minorHAnsi" w:cstheme="minorHAnsi"/>
            <w:sz w:val="20"/>
            <w:szCs w:val="20"/>
          </w:rPr>
          <w:tab/>
        </w:r>
      </w:ins>
    </w:p>
    <w:p w:rsidR="00F75193" w:rsidRPr="00A75C34" w:rsidRDefault="00F75193">
      <w:pPr>
        <w:spacing w:line="360" w:lineRule="auto"/>
        <w:ind w:left="720"/>
        <w:jc w:val="both"/>
        <w:rPr>
          <w:ins w:id="347" w:author="Benslimane, Amira" w:date="2016-10-18T12:11:00Z"/>
          <w:rFonts w:asciiTheme="minorHAnsi" w:hAnsiTheme="minorHAnsi" w:cstheme="minorHAnsi"/>
          <w:sz w:val="20"/>
          <w:szCs w:val="20"/>
        </w:rPr>
        <w:pPrChange w:id="348" w:author="Benslimane, Amira" w:date="2016-10-18T12:13:00Z">
          <w:pPr>
            <w:spacing w:line="360" w:lineRule="auto"/>
            <w:jc w:val="both"/>
          </w:pPr>
        </w:pPrChange>
      </w:pPr>
      <w:ins w:id="349" w:author="Benslimane, Amira" w:date="2016-10-18T12:11:00Z">
        <w:r w:rsidRPr="00A75C34">
          <w:rPr>
            <w:rFonts w:asciiTheme="minorHAnsi" w:hAnsiTheme="minorHAnsi" w:cstheme="minorHAnsi"/>
            <w:sz w:val="20"/>
            <w:szCs w:val="20"/>
          </w:rPr>
          <w:t xml:space="preserve">The “Set as default percentages for all orders” choice is meant to apply the current percentages to all selected orders instead of handling them one by one. Otherwise, if the user selects an order, the parameters will only apply to that </w:t>
        </w:r>
        <w:commentRangeStart w:id="350"/>
        <w:r w:rsidRPr="00A75C34">
          <w:rPr>
            <w:rFonts w:asciiTheme="minorHAnsi" w:hAnsiTheme="minorHAnsi" w:cstheme="minorHAnsi"/>
            <w:sz w:val="20"/>
            <w:szCs w:val="20"/>
          </w:rPr>
          <w:t>order</w:t>
        </w:r>
        <w:commentRangeEnd w:id="350"/>
        <w:r w:rsidRPr="00A75C34">
          <w:rPr>
            <w:rStyle w:val="CommentReference"/>
            <w:rFonts w:cstheme="minorHAnsi"/>
            <w:sz w:val="20"/>
            <w:szCs w:val="20"/>
          </w:rPr>
          <w:commentReference w:id="350"/>
        </w:r>
        <w:r w:rsidRPr="00A75C34">
          <w:rPr>
            <w:rFonts w:asciiTheme="minorHAnsi" w:hAnsiTheme="minorHAnsi" w:cstheme="minorHAnsi"/>
            <w:sz w:val="20"/>
            <w:szCs w:val="20"/>
          </w:rPr>
          <w:t>.</w:t>
        </w:r>
      </w:ins>
    </w:p>
    <w:p w:rsidR="00BA69BC" w:rsidRPr="003A7D61" w:rsidRDefault="00BA69BC">
      <w:pPr>
        <w:pStyle w:val="MisysTextBody"/>
        <w:pPrChange w:id="351" w:author="Benslimane, Amira" w:date="2016-10-18T16:55:00Z">
          <w:pPr>
            <w:pStyle w:val="MisysTextBody"/>
            <w:numPr>
              <w:numId w:val="11"/>
            </w:numPr>
            <w:ind w:left="720" w:hanging="360"/>
          </w:pPr>
        </w:pPrChange>
      </w:pPr>
    </w:p>
    <w:p w:rsidR="001B75DF" w:rsidRPr="003A7D61" w:rsidRDefault="001B75DF">
      <w:pPr>
        <w:pStyle w:val="MisysTextBody"/>
        <w:numPr>
          <w:ilvl w:val="0"/>
          <w:numId w:val="18"/>
        </w:numPr>
        <w:rPr>
          <w:ins w:id="352" w:author="Benslimane, Amira" w:date="2016-10-18T11:05:00Z"/>
        </w:rPr>
        <w:pPrChange w:id="353" w:author="Benslimane, Amira" w:date="2016-10-18T16:55:00Z">
          <w:pPr>
            <w:pStyle w:val="MisysTextBody"/>
            <w:numPr>
              <w:numId w:val="11"/>
            </w:numPr>
            <w:ind w:left="720" w:hanging="360"/>
          </w:pPr>
        </w:pPrChange>
      </w:pPr>
      <w:ins w:id="354" w:author="Benslimane, Amira" w:date="2016-10-18T11:03:00Z">
        <w:r w:rsidRPr="003A7D61">
          <w:t>In the same GUI select</w:t>
        </w:r>
      </w:ins>
      <w:bookmarkStart w:id="355" w:name="_GoBack"/>
      <w:bookmarkEnd w:id="355"/>
      <w:ins w:id="356" w:author="Benslimane, Amira" w:date="2016-10-18T11:09:00Z">
        <w:r w:rsidRPr="003A7D61">
          <w:t xml:space="preserve"> the user will be able to manually select</w:t>
        </w:r>
      </w:ins>
      <w:ins w:id="357" w:author="Benslimane, Amira" w:date="2016-10-18T11:03:00Z">
        <w:r w:rsidRPr="003A7D61">
          <w:t xml:space="preserve"> ‘Create’. This generates the FX spots and FX </w:t>
        </w:r>
      </w:ins>
      <w:ins w:id="358" w:author="Benslimane, Amira" w:date="2016-10-18T11:04:00Z">
        <w:r w:rsidRPr="003A7D61">
          <w:t>forwards</w:t>
        </w:r>
      </w:ins>
      <w:ins w:id="359" w:author="Benslimane, Amira" w:date="2016-10-18T11:03:00Z">
        <w:r w:rsidRPr="003A7D61">
          <w:t xml:space="preserve"> </w:t>
        </w:r>
      </w:ins>
      <w:ins w:id="360" w:author="Benslimane, Amira" w:date="2016-10-18T11:04:00Z">
        <w:r w:rsidRPr="003A7D61">
          <w:t xml:space="preserve">according to the table </w:t>
        </w:r>
      </w:ins>
      <w:ins w:id="361" w:author="Benslimane, Amira" w:date="2016-10-18T11:10:00Z">
        <w:r w:rsidR="00145114" w:rsidRPr="003A7D61">
          <w:t>above</w:t>
        </w:r>
      </w:ins>
      <w:ins w:id="362" w:author="Benslimane, Amira" w:date="2016-10-18T11:04:00Z">
        <w:r w:rsidRPr="003A7D61">
          <w:t xml:space="preserve">. </w:t>
        </w:r>
      </w:ins>
    </w:p>
    <w:p w:rsidR="00EA5F54" w:rsidRPr="003A7D61" w:rsidRDefault="001B75DF">
      <w:pPr>
        <w:pStyle w:val="MisysTextBody"/>
        <w:numPr>
          <w:ilvl w:val="0"/>
          <w:numId w:val="18"/>
        </w:numPr>
        <w:pPrChange w:id="363" w:author="Benslimane, Amira" w:date="2016-10-18T16:55:00Z">
          <w:pPr>
            <w:pStyle w:val="MisysTextBody"/>
            <w:numPr>
              <w:numId w:val="11"/>
            </w:numPr>
            <w:ind w:left="720" w:hanging="360"/>
          </w:pPr>
        </w:pPrChange>
      </w:pPr>
      <w:ins w:id="364" w:author="Benslimane, Amira" w:date="2016-10-18T11:04:00Z">
        <w:r w:rsidRPr="003A7D61">
          <w:t>The currencies are automatically detected:</w:t>
        </w:r>
      </w:ins>
      <w:del w:id="365" w:author="Benslimane, Amira" w:date="2016-10-18T11:04:00Z">
        <w:r w:rsidR="00664BF8" w:rsidRPr="003A7D61" w:rsidDel="001B75DF">
          <w:delText>Create a new FX o</w:delText>
        </w:r>
        <w:r w:rsidR="00EA5F54" w:rsidRPr="003A7D61" w:rsidDel="001B75DF">
          <w:delText>rder and select the</w:delText>
        </w:r>
      </w:del>
      <w:r w:rsidR="00EA5F54" w:rsidRPr="003A7D61">
        <w:t xml:space="preserve"> currency of the order to hedge against the </w:t>
      </w:r>
      <w:r w:rsidR="000C1C9D" w:rsidRPr="003A7D61">
        <w:t>currency</w:t>
      </w:r>
      <w:r w:rsidR="0069662D" w:rsidRPr="003A7D61">
        <w:t xml:space="preserve"> of the Fund/Stra</w:t>
      </w:r>
      <w:r w:rsidR="00664BF8" w:rsidRPr="003A7D61">
        <w:t>t</w:t>
      </w:r>
      <w:r w:rsidR="00EA5F54" w:rsidRPr="003A7D61">
        <w:t>egy</w:t>
      </w:r>
      <w:ins w:id="366" w:author="Su, Yuanjia" w:date="2016-12-21T14:30:00Z">
        <w:r w:rsidR="00E5018E">
          <w:t xml:space="preserve"> (default market way will </w:t>
        </w:r>
      </w:ins>
      <w:ins w:id="367" w:author="Su, Yuanjia" w:date="2016-12-21T14:35:00Z">
        <w:r w:rsidR="00E5018E">
          <w:t>be used</w:t>
        </w:r>
      </w:ins>
      <w:ins w:id="368" w:author="Benslimane, Amira" w:date="2016-10-18T11:04:00Z">
        <w:del w:id="369" w:author="Su, Yuanjia" w:date="2016-12-21T14:30:00Z">
          <w:r w:rsidRPr="003A7D61" w:rsidDel="00E5018E">
            <w:delText>.</w:delText>
          </w:r>
        </w:del>
      </w:ins>
      <w:ins w:id="370" w:author="Su, Yuanjia" w:date="2016-12-21T14:30:00Z">
        <w:r w:rsidR="00E5018E">
          <w:t>)</w:t>
        </w:r>
      </w:ins>
    </w:p>
    <w:p w:rsidR="00E5018E" w:rsidRDefault="00EA5F54" w:rsidP="00E5018E">
      <w:pPr>
        <w:pStyle w:val="MisysTextBody"/>
        <w:numPr>
          <w:ilvl w:val="0"/>
          <w:numId w:val="18"/>
        </w:numPr>
        <w:rPr>
          <w:ins w:id="371" w:author="Benslimane, Amira" w:date="2016-10-18T12:10:00Z"/>
        </w:rPr>
        <w:pPrChange w:id="372" w:author="Su, Yuanjia" w:date="2016-12-21T14:30:00Z">
          <w:pPr>
            <w:pStyle w:val="MisysTextBody"/>
            <w:numPr>
              <w:numId w:val="11"/>
            </w:numPr>
            <w:ind w:left="720" w:hanging="360"/>
          </w:pPr>
        </w:pPrChange>
      </w:pPr>
      <w:del w:id="373" w:author="Benslimane, Amira" w:date="2016-10-18T11:05:00Z">
        <w:r w:rsidRPr="003A7D61" w:rsidDel="001B75DF">
          <w:delText>Set the</w:delText>
        </w:r>
      </w:del>
      <w:ins w:id="374" w:author="Benslimane, Amira" w:date="2016-10-18T11:05:00Z">
        <w:r w:rsidR="001B75DF" w:rsidRPr="003A7D61">
          <w:t>The hedging</w:t>
        </w:r>
      </w:ins>
      <w:r w:rsidRPr="003A7D61">
        <w:t xml:space="preserve"> amount </w:t>
      </w:r>
      <w:ins w:id="375" w:author="Benslimane, Amira" w:date="2016-10-18T11:05:00Z">
        <w:r w:rsidR="001B75DF" w:rsidRPr="003A7D61">
          <w:t xml:space="preserve">is set </w:t>
        </w:r>
      </w:ins>
      <w:r w:rsidRPr="003A7D61">
        <w:t>according to</w:t>
      </w:r>
      <w:ins w:id="376" w:author="Benslimane, Amira" w:date="2016-10-18T11:06:00Z">
        <w:r w:rsidR="001B75DF" w:rsidRPr="003A7D61">
          <w:t xml:space="preserve"> two already defined fields: hedging order proportion</w:t>
        </w:r>
      </w:ins>
      <w:r w:rsidRPr="003A7D61">
        <w:t xml:space="preserve"> </w:t>
      </w:r>
      <w:del w:id="377" w:author="Benslimane, Amira" w:date="2016-10-18T11:06:00Z">
        <w:r w:rsidR="003B52BA" w:rsidRPr="003A7D61" w:rsidDel="001B75DF">
          <w:delText>percentage and to the</w:delText>
        </w:r>
      </w:del>
      <w:ins w:id="378" w:author="Benslimane, Amira" w:date="2016-10-18T11:06:00Z">
        <w:r w:rsidR="001B75DF" w:rsidRPr="003A7D61">
          <w:t>and parent order amount</w:t>
        </w:r>
      </w:ins>
      <w:del w:id="379" w:author="Benslimane, Amira" w:date="2016-10-18T11:06:00Z">
        <w:r w:rsidR="003B52BA" w:rsidRPr="003A7D61" w:rsidDel="001B75DF">
          <w:delText xml:space="preserve"> amount</w:delText>
        </w:r>
      </w:del>
      <w:ins w:id="380" w:author="Benslimane, Amira" w:date="2016-10-18T11:06:00Z">
        <w:r w:rsidR="001B75DF" w:rsidRPr="003A7D61">
          <w:t xml:space="preserve"> </w:t>
        </w:r>
      </w:ins>
      <w:del w:id="381" w:author="Benslimane, Amira" w:date="2016-10-18T11:06:00Z">
        <w:r w:rsidR="003B52BA" w:rsidRPr="003A7D61" w:rsidDel="001B75DF">
          <w:delText xml:space="preserve"> in </w:delText>
        </w:r>
        <w:r w:rsidRPr="003A7D61" w:rsidDel="001B75DF">
          <w:delText xml:space="preserve">parent order </w:delText>
        </w:r>
      </w:del>
      <w:r w:rsidR="003B52BA" w:rsidRPr="003A7D61">
        <w:t>(</w:t>
      </w:r>
      <w:ins w:id="382" w:author="Benslimane, Amira" w:date="2016-10-18T11:06:00Z">
        <w:r w:rsidR="001B75DF" w:rsidRPr="003A7D61">
          <w:t xml:space="preserve">we </w:t>
        </w:r>
      </w:ins>
      <w:r w:rsidR="003B52BA" w:rsidRPr="003A7D61">
        <w:t>will</w:t>
      </w:r>
      <w:r w:rsidRPr="003A7D61">
        <w:t xml:space="preserve"> use Quantity * </w:t>
      </w:r>
      <w:del w:id="383" w:author="Benslimane, Amira" w:date="2016-10-18T11:05:00Z">
        <w:r w:rsidRPr="003A7D61" w:rsidDel="001B75DF">
          <w:rPr>
            <w:rPrChange w:id="384" w:author="Benslimane, Amira" w:date="2016-10-18T11:22:00Z">
              <w:rPr>
                <w:strike/>
              </w:rPr>
            </w:rPrChange>
          </w:rPr>
          <w:delText xml:space="preserve">Last </w:delText>
        </w:r>
      </w:del>
      <w:proofErr w:type="spellStart"/>
      <w:r w:rsidR="00391E25" w:rsidRPr="003A7D61">
        <w:t>ex</w:t>
      </w:r>
      <w:ins w:id="385" w:author="Su, Yuanjia" w:date="2016-12-21T14:37:00Z">
        <w:r w:rsidR="00AC5E0A">
          <w:t>S</w:t>
        </w:r>
      </w:ins>
      <w:r w:rsidR="00391E25" w:rsidRPr="003A7D61">
        <w:t>ecution</w:t>
      </w:r>
      <w:proofErr w:type="spellEnd"/>
      <w:r w:rsidR="00391E25" w:rsidRPr="003A7D61">
        <w:t xml:space="preserve"> </w:t>
      </w:r>
      <w:r w:rsidR="007476BB" w:rsidRPr="003A7D61">
        <w:t xml:space="preserve">price </w:t>
      </w:r>
      <w:r w:rsidRPr="003A7D61">
        <w:t xml:space="preserve">when </w:t>
      </w:r>
      <w:ins w:id="386" w:author="Benslimane, Amira" w:date="2016-10-18T11:07:00Z">
        <w:r w:rsidR="001B75DF" w:rsidRPr="003A7D61">
          <w:t xml:space="preserve">this </w:t>
        </w:r>
      </w:ins>
      <w:r w:rsidRPr="003A7D61">
        <w:t>amount is not defined</w:t>
      </w:r>
      <w:r w:rsidR="003B52BA" w:rsidRPr="003A7D61">
        <w:t>)</w:t>
      </w:r>
    </w:p>
    <w:p w:rsidR="00F75193" w:rsidRDefault="00E5018E">
      <w:pPr>
        <w:pStyle w:val="MisysTextBody"/>
        <w:rPr>
          <w:ins w:id="387" w:author="Benslimane, Amira" w:date="2016-10-18T12:10:00Z"/>
        </w:rPr>
      </w:pPr>
      <w:ins w:id="388" w:author="Su, Yuanjia" w:date="2016-12-21T14:30:00Z">
        <w:r>
          <w:tab/>
        </w:r>
      </w:ins>
    </w:p>
    <w:p w:rsidR="00F75193" w:rsidRPr="003A7D61" w:rsidRDefault="00F75193">
      <w:pPr>
        <w:pStyle w:val="MisysTextBody"/>
        <w:numPr>
          <w:ilvl w:val="0"/>
          <w:numId w:val="18"/>
        </w:numPr>
        <w:pPrChange w:id="389" w:author="Benslimane, Amira" w:date="2016-10-18T16:55:00Z">
          <w:pPr>
            <w:pStyle w:val="MisysTextBody"/>
            <w:numPr>
              <w:numId w:val="11"/>
            </w:numPr>
            <w:ind w:left="720" w:hanging="360"/>
          </w:pPr>
        </w:pPrChange>
      </w:pPr>
      <w:ins w:id="390" w:author="Benslimane, Amira" w:date="2016-10-18T12:10:00Z">
        <w:r w:rsidRPr="00A75C34">
          <w:t>FX date is selected according to:</w:t>
        </w:r>
      </w:ins>
    </w:p>
    <w:p w:rsidR="00EA5F54" w:rsidRPr="003A7D61" w:rsidDel="00145114" w:rsidRDefault="00EA5F54">
      <w:pPr>
        <w:pStyle w:val="MisysTextBody"/>
        <w:rPr>
          <w:del w:id="391" w:author="Benslimane, Amira" w:date="2016-10-18T11:10:00Z"/>
        </w:rPr>
        <w:pPrChange w:id="392" w:author="Benslimane, Amira" w:date="2016-10-18T16:55:00Z">
          <w:pPr>
            <w:pStyle w:val="MisysTextBody"/>
            <w:numPr>
              <w:numId w:val="10"/>
            </w:numPr>
            <w:ind w:left="720" w:hanging="360"/>
          </w:pPr>
        </w:pPrChange>
      </w:pPr>
      <w:del w:id="393" w:author="Benslimane, Amira" w:date="2016-10-18T11:10:00Z">
        <w:r w:rsidRPr="003A7D61" w:rsidDel="00145114">
          <w:delText xml:space="preserve">Select the </w:delText>
        </w:r>
      </w:del>
      <w:del w:id="394" w:author="Benslimane, Amira" w:date="2016-10-18T12:10:00Z">
        <w:r w:rsidRPr="003A7D61" w:rsidDel="00F75193">
          <w:delText>FX date according to</w:delText>
        </w:r>
      </w:del>
    </w:p>
    <w:p w:rsidR="00145114" w:rsidRPr="003A7D61" w:rsidRDefault="00145114">
      <w:pPr>
        <w:pStyle w:val="MisysTextBody"/>
        <w:rPr>
          <w:ins w:id="395" w:author="Benslimane, Amira" w:date="2016-10-18T11:10:00Z"/>
        </w:rPr>
        <w:pPrChange w:id="396" w:author="Benslimane, Amira" w:date="2016-10-18T16:55:00Z">
          <w:pPr>
            <w:pStyle w:val="MisysTextBody"/>
            <w:numPr>
              <w:numId w:val="11"/>
            </w:numPr>
            <w:ind w:left="720" w:hanging="360"/>
          </w:pPr>
        </w:pPrChange>
      </w:pPr>
    </w:p>
    <w:p w:rsidR="00EA5F54" w:rsidRPr="003A7D61" w:rsidRDefault="00EA5F54">
      <w:pPr>
        <w:pStyle w:val="MisysTextBody"/>
        <w:numPr>
          <w:ilvl w:val="0"/>
          <w:numId w:val="24"/>
        </w:numPr>
        <w:pPrChange w:id="397" w:author="Benslimane, Amira" w:date="2016-10-18T16:55:00Z">
          <w:pPr>
            <w:pStyle w:val="MisysTextBody"/>
            <w:numPr>
              <w:numId w:val="10"/>
            </w:numPr>
            <w:ind w:left="720" w:hanging="360"/>
          </w:pPr>
        </w:pPrChange>
      </w:pPr>
      <w:del w:id="398" w:author="Benslimane, Amira" w:date="2016-10-18T11:11:00Z">
        <w:r w:rsidRPr="003A7D61" w:rsidDel="00145114">
          <w:delText>p</w:delText>
        </w:r>
      </w:del>
      <w:ins w:id="399" w:author="Benslimane, Amira" w:date="2016-10-18T11:11:00Z">
        <w:r w:rsidR="00145114" w:rsidRPr="003A7D61">
          <w:t>P</w:t>
        </w:r>
      </w:ins>
      <w:r w:rsidRPr="003A7D61">
        <w:t>arent settlement date, in the case of Spot funding</w:t>
      </w:r>
    </w:p>
    <w:p w:rsidR="00FD569E" w:rsidRPr="00A75C34" w:rsidRDefault="00EA5F54">
      <w:pPr>
        <w:pStyle w:val="MisysTextBody"/>
        <w:numPr>
          <w:ilvl w:val="0"/>
          <w:numId w:val="24"/>
        </w:numPr>
        <w:rPr>
          <w:ins w:id="400" w:author="Benslimane, Amira" w:date="2016-10-18T12:14:00Z"/>
        </w:rPr>
      </w:pPr>
      <w:del w:id="401" w:author="Benslimane, Amira" w:date="2016-10-18T11:11:00Z">
        <w:r w:rsidRPr="003A7D61" w:rsidDel="00145114">
          <w:delText>a</w:delText>
        </w:r>
      </w:del>
      <w:ins w:id="402" w:author="Benslimane, Amira" w:date="2016-10-18T11:11:00Z">
        <w:r w:rsidR="00145114" w:rsidRPr="003A7D61">
          <w:t>A</w:t>
        </w:r>
      </w:ins>
      <w:r w:rsidRPr="003A7D61">
        <w:t xml:space="preserve"> date to be selected by the user in a pre-defined list, in the case of </w:t>
      </w:r>
      <w:del w:id="403" w:author="Benslimane, Amira" w:date="2016-10-18T12:16:00Z">
        <w:r w:rsidRPr="003A7D61" w:rsidDel="00FD569E">
          <w:delText>Forward</w:delText>
        </w:r>
      </w:del>
      <w:ins w:id="404" w:author="Benslimane, Amira" w:date="2016-10-18T12:16:00Z">
        <w:r w:rsidR="00FD569E" w:rsidRPr="003A7D61">
          <w:t>forward</w:t>
        </w:r>
      </w:ins>
      <w:r w:rsidRPr="003A7D61">
        <w:t xml:space="preserve"> hedging order</w:t>
      </w:r>
      <w:ins w:id="405" w:author="Benslimane, Amira" w:date="2016-10-18T12:15:00Z">
        <w:r w:rsidR="00FD569E">
          <w:t xml:space="preserve">. This list will be </w:t>
        </w:r>
      </w:ins>
      <w:ins w:id="406" w:author="Benslimane, Amira" w:date="2016-10-18T12:16:00Z">
        <w:r w:rsidR="00FD569E">
          <w:t>pre-configured</w:t>
        </w:r>
      </w:ins>
      <w:ins w:id="407" w:author="Benslimane, Amira" w:date="2016-10-18T12:15:00Z">
        <w:r w:rsidR="00FD569E">
          <w:t xml:space="preserve"> in</w:t>
        </w:r>
      </w:ins>
      <w:ins w:id="408" w:author="Benslimane, Amira" w:date="2016-10-18T12:16:00Z">
        <w:r w:rsidR="00FD569E">
          <w:t xml:space="preserve"> a standard</w:t>
        </w:r>
      </w:ins>
      <w:ins w:id="409" w:author="Benslimane, Amira" w:date="2016-10-18T12:15:00Z">
        <w:r w:rsidR="00FD569E">
          <w:t xml:space="preserve"> bucket </w:t>
        </w:r>
        <w:proofErr w:type="gramStart"/>
        <w:r w:rsidR="00FD569E">
          <w:t xml:space="preserve">set  </w:t>
        </w:r>
      </w:ins>
      <w:ins w:id="410" w:author="Benslimane, Amira" w:date="2016-10-18T12:16:00Z">
        <w:r w:rsidR="00FD569E">
          <w:t>and</w:t>
        </w:r>
        <w:proofErr w:type="gramEnd"/>
        <w:r w:rsidR="00FD569E">
          <w:t xml:space="preserve"> shared between all users. </w:t>
        </w:r>
      </w:ins>
    </w:p>
    <w:p w:rsidR="00FD569E" w:rsidRPr="004D2AEF" w:rsidDel="00FD569E" w:rsidRDefault="00FD569E">
      <w:pPr>
        <w:pStyle w:val="MisysTextBody"/>
        <w:jc w:val="center"/>
        <w:rPr>
          <w:del w:id="411" w:author="Benslimane, Amira" w:date="2016-10-18T12:15:00Z"/>
        </w:rPr>
        <w:pPrChange w:id="412" w:author="Benslimane, Amira" w:date="2016-10-18T16:55:00Z">
          <w:pPr>
            <w:pStyle w:val="MisysTextBody"/>
          </w:pPr>
        </w:pPrChange>
      </w:pPr>
      <w:ins w:id="413" w:author="Benslimane, Amira" w:date="2016-10-18T12:14:00Z">
        <w:r w:rsidRPr="00A75C34">
          <w:rPr>
            <w:noProof/>
            <w:lang w:val="en-US" w:eastAsia="zh-CN"/>
          </w:rPr>
          <w:drawing>
            <wp:inline distT="0" distB="0" distL="0" distR="0" wp14:anchorId="6841B68D" wp14:editId="3C053CF4">
              <wp:extent cx="1884219" cy="1819759"/>
              <wp:effectExtent l="19050" t="19050" r="2095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86096" cy="1821572"/>
                      </a:xfrm>
                      <a:prstGeom prst="rect">
                        <a:avLst/>
                      </a:prstGeom>
                      <a:ln>
                        <a:solidFill>
                          <a:schemeClr val="accent1"/>
                        </a:solidFill>
                      </a:ln>
                    </pic:spPr>
                  </pic:pic>
                </a:graphicData>
              </a:graphic>
            </wp:inline>
          </w:drawing>
        </w:r>
      </w:ins>
    </w:p>
    <w:p w:rsidR="00FD569E" w:rsidRPr="003A7D61" w:rsidRDefault="00FD569E">
      <w:pPr>
        <w:pStyle w:val="MisysTextBody"/>
        <w:jc w:val="center"/>
        <w:rPr>
          <w:ins w:id="414" w:author="Benslimane, Amira" w:date="2016-10-18T12:15:00Z"/>
        </w:rPr>
        <w:pPrChange w:id="415" w:author="Benslimane, Amira" w:date="2016-10-18T16:55:00Z">
          <w:pPr>
            <w:pStyle w:val="MisysTextBody"/>
            <w:numPr>
              <w:numId w:val="10"/>
            </w:numPr>
            <w:ind w:left="720" w:hanging="360"/>
          </w:pPr>
        </w:pPrChange>
      </w:pPr>
    </w:p>
    <w:p w:rsidR="00E225C6" w:rsidRPr="003A7D61" w:rsidDel="00145114" w:rsidRDefault="00EA5F54">
      <w:pPr>
        <w:pStyle w:val="MisysTextBody"/>
        <w:numPr>
          <w:ilvl w:val="0"/>
          <w:numId w:val="18"/>
        </w:numPr>
        <w:rPr>
          <w:del w:id="416" w:author="Benslimane, Amira" w:date="2016-10-18T11:12:00Z"/>
        </w:rPr>
        <w:pPrChange w:id="417" w:author="Benslimane, Amira" w:date="2016-10-18T16:55:00Z">
          <w:pPr>
            <w:pStyle w:val="MisysTextBody"/>
            <w:numPr>
              <w:numId w:val="11"/>
            </w:numPr>
            <w:ind w:left="720" w:hanging="360"/>
          </w:pPr>
        </w:pPrChange>
      </w:pPr>
      <w:del w:id="418" w:author="Benslimane, Amira" w:date="2016-10-18T11:12:00Z">
        <w:r w:rsidRPr="003A7D61" w:rsidDel="00145114">
          <w:delText>Copy th</w:delText>
        </w:r>
      </w:del>
      <w:ins w:id="419" w:author="Benslimane, Amira" w:date="2016-10-18T11:12:00Z">
        <w:r w:rsidR="00145114" w:rsidRPr="003A7D61">
          <w:t>Th</w:t>
        </w:r>
      </w:ins>
      <w:r w:rsidRPr="003A7D61">
        <w:t>e</w:t>
      </w:r>
      <w:r w:rsidR="00267667" w:rsidRPr="003A7D61">
        <w:t xml:space="preserve"> a</w:t>
      </w:r>
      <w:r w:rsidRPr="003A7D61">
        <w:t>llocation</w:t>
      </w:r>
      <w:ins w:id="420" w:author="Benslimane, Amira" w:date="2016-10-18T11:12:00Z">
        <w:r w:rsidR="00145114" w:rsidRPr="003A7D61">
          <w:t xml:space="preserve"> is copied</w:t>
        </w:r>
      </w:ins>
      <w:r w:rsidRPr="003A7D61">
        <w:t xml:space="preserve"> from parent order to the FX </w:t>
      </w:r>
      <w:del w:id="421" w:author="Benslimane, Amira" w:date="2016-10-18T11:14:00Z">
        <w:r w:rsidRPr="003A7D61" w:rsidDel="00145114">
          <w:delText>order</w:delText>
        </w:r>
      </w:del>
    </w:p>
    <w:p w:rsidR="000E3AAA" w:rsidRPr="003A7D61" w:rsidRDefault="00746232">
      <w:pPr>
        <w:pStyle w:val="MisysTextBody"/>
        <w:numPr>
          <w:ilvl w:val="0"/>
          <w:numId w:val="18"/>
        </w:numPr>
        <w:pPrChange w:id="422" w:author="Benslimane, Amira" w:date="2016-10-18T16:55:00Z">
          <w:pPr>
            <w:pStyle w:val="MisysTextBody"/>
          </w:pPr>
        </w:pPrChange>
      </w:pPr>
      <w:commentRangeStart w:id="423"/>
      <w:del w:id="424" w:author="Benslimane, Amira" w:date="2016-10-18T11:12:00Z">
        <w:r w:rsidRPr="003A7D61" w:rsidDel="00145114">
          <w:delText>F</w:delText>
        </w:r>
        <w:r w:rsidR="000E3AAA" w:rsidRPr="003A7D61" w:rsidDel="00145114">
          <w:delText>lexibility to select allocation of funds/portfolios</w:delText>
        </w:r>
        <w:commentRangeEnd w:id="423"/>
        <w:r w:rsidRPr="003A7D61" w:rsidDel="00145114">
          <w:rPr>
            <w:rPrChange w:id="425" w:author="Benslimane, Amira" w:date="2016-10-18T11:22:00Z">
              <w:rPr>
                <w:rStyle w:val="CommentReference"/>
                <w:rFonts w:cstheme="minorBidi"/>
              </w:rPr>
            </w:rPrChange>
          </w:rPr>
          <w:commentReference w:id="423"/>
        </w:r>
      </w:del>
      <w:ins w:id="426" w:author="Benslimane, Amira" w:date="2016-10-18T11:23:00Z">
        <w:r w:rsidR="003A7D61" w:rsidRPr="003A7D61">
          <w:t>Order</w:t>
        </w:r>
      </w:ins>
      <w:ins w:id="427" w:author="Benslimane, Amira" w:date="2016-10-18T11:14:00Z">
        <w:r w:rsidR="00145114" w:rsidRPr="003A7D61">
          <w:t xml:space="preserve">. </w:t>
        </w:r>
      </w:ins>
      <w:ins w:id="428" w:author="Benslimane, Amira" w:date="2016-10-18T11:15:00Z">
        <w:r w:rsidR="002065A9" w:rsidRPr="003A7D61">
          <w:t>These allocations can be overwritten if the user decides to apply a default allocation rule.</w:t>
        </w:r>
      </w:ins>
    </w:p>
    <w:p w:rsidR="00BE2784" w:rsidRPr="003A7D61" w:rsidRDefault="00145114">
      <w:pPr>
        <w:pStyle w:val="MisysTextBody"/>
        <w:ind w:left="720"/>
        <w:rPr>
          <w:rPrChange w:id="429" w:author="Benslimane, Amira" w:date="2016-10-18T11:22:00Z">
            <w:rPr>
              <w:rFonts w:cstheme="majorHAnsi"/>
            </w:rPr>
          </w:rPrChange>
        </w:rPr>
        <w:pPrChange w:id="430" w:author="Benslimane, Amira" w:date="2016-10-18T16:55:00Z">
          <w:pPr>
            <w:ind w:left="720"/>
            <w:jc w:val="both"/>
          </w:pPr>
        </w:pPrChange>
      </w:pPr>
      <w:ins w:id="431" w:author="Benslimane, Amira" w:date="2016-10-18T11:12:00Z">
        <w:r w:rsidRPr="004D2AEF">
          <w:t>Default allocation rules</w:t>
        </w:r>
      </w:ins>
      <w:ins w:id="432" w:author="Benslimane, Amira" w:date="2016-10-18T11:13:00Z">
        <w:r w:rsidRPr="00DB0C43">
          <w:t xml:space="preserve"> </w:t>
        </w:r>
      </w:ins>
      <w:del w:id="433" w:author="Benslimane, Amira" w:date="2016-10-18T11:13:00Z">
        <w:r w:rsidR="00BE2784" w:rsidRPr="006B118A" w:rsidDel="00145114">
          <w:delText xml:space="preserve">The allocation portfolio and proportion </w:delText>
        </w:r>
      </w:del>
      <w:r w:rsidR="00BE2784" w:rsidRPr="003A7D61">
        <w:rPr>
          <w:rPrChange w:id="434" w:author="Benslimane, Amira" w:date="2016-10-18T11:22:00Z">
            <w:rPr>
              <w:rFonts w:cstheme="majorHAnsi"/>
            </w:rPr>
          </w:rPrChange>
        </w:rPr>
        <w:t xml:space="preserve">will be set up in the standard trade allocation rule tab, and </w:t>
      </w:r>
      <w:del w:id="435" w:author="Benslimane, Amira" w:date="2016-10-18T11:13:00Z">
        <w:r w:rsidR="00BE2784" w:rsidRPr="003A7D61" w:rsidDel="00145114">
          <w:rPr>
            <w:rPrChange w:id="436" w:author="Benslimane, Amira" w:date="2016-10-18T11:22:00Z">
              <w:rPr>
                <w:rFonts w:cstheme="majorHAnsi"/>
              </w:rPr>
            </w:rPrChange>
          </w:rPr>
          <w:delText xml:space="preserve">the models </w:delText>
        </w:r>
      </w:del>
      <w:r w:rsidR="00BE2784" w:rsidRPr="003A7D61">
        <w:rPr>
          <w:rPrChange w:id="437" w:author="Benslimane, Amira" w:date="2016-10-18T11:22:00Z">
            <w:rPr>
              <w:rFonts w:cstheme="majorHAnsi"/>
            </w:rPr>
          </w:rPrChange>
        </w:rPr>
        <w:t>will be visible in th</w:t>
      </w:r>
      <w:ins w:id="438" w:author="Benslimane, Amira" w:date="2016-10-18T11:13:00Z">
        <w:r w:rsidRPr="003A7D61">
          <w:rPr>
            <w:rPrChange w:id="439" w:author="Benslimane, Amira" w:date="2016-10-18T11:22:00Z">
              <w:rPr/>
            </w:rPrChange>
          </w:rPr>
          <w:t>is toolkited GUI</w:t>
        </w:r>
      </w:ins>
      <w:del w:id="440" w:author="Benslimane, Amira" w:date="2016-10-18T11:13:00Z">
        <w:r w:rsidR="00BE2784" w:rsidRPr="003A7D61" w:rsidDel="00145114">
          <w:rPr>
            <w:rPrChange w:id="441" w:author="Benslimane, Amira" w:date="2016-10-18T11:22:00Z">
              <w:rPr>
                <w:rFonts w:cstheme="majorHAnsi"/>
              </w:rPr>
            </w:rPrChange>
          </w:rPr>
          <w:delText>e new screen</w:delText>
        </w:r>
      </w:del>
      <w:r w:rsidR="00BE2784" w:rsidRPr="003A7D61">
        <w:rPr>
          <w:rPrChange w:id="442" w:author="Benslimane, Amira" w:date="2016-10-18T11:22:00Z">
            <w:rPr>
              <w:rFonts w:cstheme="majorHAnsi"/>
            </w:rPr>
          </w:rPrChange>
        </w:rPr>
        <w:t xml:space="preserve">. </w:t>
      </w:r>
      <w:ins w:id="443" w:author="Benslimane, Amira" w:date="2016-10-18T11:16:00Z">
        <w:r w:rsidR="002065A9" w:rsidRPr="003A7D61">
          <w:rPr>
            <w:rPrChange w:id="444" w:author="Benslimane, Amira" w:date="2016-10-18T11:22:00Z">
              <w:rPr/>
            </w:rPrChange>
          </w:rPr>
          <w:t>Proportions are also</w:t>
        </w:r>
      </w:ins>
      <w:del w:id="445" w:author="Benslimane, Amira" w:date="2016-10-18T11:13:00Z">
        <w:r w:rsidR="00BE2784" w:rsidRPr="003A7D61" w:rsidDel="00145114">
          <w:rPr>
            <w:rPrChange w:id="446" w:author="Benslimane, Amira" w:date="2016-10-18T11:22:00Z">
              <w:rPr>
                <w:rFonts w:cstheme="majorHAnsi"/>
              </w:rPr>
            </w:rPrChange>
          </w:rPr>
          <w:delText xml:space="preserve">Also </w:delText>
        </w:r>
      </w:del>
      <w:del w:id="447" w:author="Benslimane, Amira" w:date="2016-10-18T11:16:00Z">
        <w:r w:rsidR="00BE2784" w:rsidRPr="003A7D61" w:rsidDel="002065A9">
          <w:rPr>
            <w:rPrChange w:id="448" w:author="Benslimane, Amira" w:date="2016-10-18T11:22:00Z">
              <w:rPr>
                <w:rFonts w:cstheme="majorHAnsi"/>
              </w:rPr>
            </w:rPrChange>
          </w:rPr>
          <w:delText xml:space="preserve">user </w:delText>
        </w:r>
        <w:r w:rsidR="00741227" w:rsidRPr="003A7D61" w:rsidDel="002065A9">
          <w:rPr>
            <w:rPrChange w:id="449" w:author="Benslimane, Amira" w:date="2016-10-18T11:22:00Z">
              <w:rPr>
                <w:rFonts w:cstheme="majorHAnsi"/>
              </w:rPr>
            </w:rPrChange>
          </w:rPr>
          <w:delText xml:space="preserve">will </w:delText>
        </w:r>
        <w:r w:rsidR="00BF200C" w:rsidRPr="003A7D61" w:rsidDel="002065A9">
          <w:rPr>
            <w:rPrChange w:id="450" w:author="Benslimane, Amira" w:date="2016-10-18T11:22:00Z">
              <w:rPr>
                <w:rFonts w:cstheme="majorHAnsi"/>
              </w:rPr>
            </w:rPrChange>
          </w:rPr>
          <w:delText>have the ability</w:delText>
        </w:r>
        <w:r w:rsidR="00741227" w:rsidRPr="003A7D61" w:rsidDel="002065A9">
          <w:rPr>
            <w:rPrChange w:id="451" w:author="Benslimane, Amira" w:date="2016-10-18T11:22:00Z">
              <w:rPr>
                <w:rFonts w:cstheme="majorHAnsi"/>
              </w:rPr>
            </w:rPrChange>
          </w:rPr>
          <w:delText xml:space="preserve"> to</w:delText>
        </w:r>
      </w:del>
      <w:r w:rsidR="00BE2784" w:rsidRPr="003A7D61">
        <w:rPr>
          <w:rPrChange w:id="452" w:author="Benslimane, Amira" w:date="2016-10-18T11:22:00Z">
            <w:rPr>
              <w:rFonts w:cstheme="majorHAnsi"/>
            </w:rPr>
          </w:rPrChange>
        </w:rPr>
        <w:t xml:space="preserve"> manually </w:t>
      </w:r>
      <w:del w:id="453" w:author="Benslimane, Amira" w:date="2016-10-18T11:16:00Z">
        <w:r w:rsidR="00BF200C" w:rsidRPr="003A7D61" w:rsidDel="002065A9">
          <w:rPr>
            <w:rPrChange w:id="454" w:author="Benslimane, Amira" w:date="2016-10-18T11:22:00Z">
              <w:rPr>
                <w:rFonts w:cstheme="majorHAnsi"/>
              </w:rPr>
            </w:rPrChange>
          </w:rPr>
          <w:delText>amend</w:delText>
        </w:r>
        <w:r w:rsidR="00BE2784" w:rsidRPr="003A7D61" w:rsidDel="002065A9">
          <w:rPr>
            <w:rPrChange w:id="455" w:author="Benslimane, Amira" w:date="2016-10-18T11:22:00Z">
              <w:rPr>
                <w:rFonts w:cstheme="majorHAnsi"/>
              </w:rPr>
            </w:rPrChange>
          </w:rPr>
          <w:delText xml:space="preserve"> the proportion</w:delText>
        </w:r>
        <w:r w:rsidR="00AC06ED" w:rsidRPr="003A7D61" w:rsidDel="002065A9">
          <w:rPr>
            <w:rPrChange w:id="456" w:author="Benslimane, Amira" w:date="2016-10-18T11:22:00Z">
              <w:rPr>
                <w:rFonts w:cstheme="majorHAnsi"/>
              </w:rPr>
            </w:rPrChange>
          </w:rPr>
          <w:delText>s</w:delText>
        </w:r>
      </w:del>
      <w:ins w:id="457" w:author="Benslimane, Amira" w:date="2016-10-18T11:16:00Z">
        <w:r w:rsidR="002065A9" w:rsidRPr="003A7D61">
          <w:rPr>
            <w:rPrChange w:id="458" w:author="Benslimane, Amira" w:date="2016-10-18T11:22:00Z">
              <w:rPr/>
            </w:rPrChange>
          </w:rPr>
          <w:t>editable</w:t>
        </w:r>
      </w:ins>
      <w:r w:rsidR="00BE2784" w:rsidRPr="003A7D61">
        <w:rPr>
          <w:rPrChange w:id="459" w:author="Benslimane, Amira" w:date="2016-10-18T11:22:00Z">
            <w:rPr>
              <w:rFonts w:cstheme="majorHAnsi"/>
            </w:rPr>
          </w:rPrChange>
        </w:rPr>
        <w:t>.</w:t>
      </w:r>
    </w:p>
    <w:p w:rsidR="00E225C6" w:rsidRPr="00BA69BC" w:rsidRDefault="00E225C6">
      <w:pPr>
        <w:ind w:left="720"/>
        <w:jc w:val="both"/>
        <w:rPr>
          <w:rFonts w:asciiTheme="minorHAnsi" w:hAnsiTheme="minorHAnsi" w:cstheme="minorHAnsi"/>
          <w:rPrChange w:id="460" w:author="Benslimane, Amira" w:date="2016-10-18T10:53:00Z">
            <w:rPr>
              <w:rFonts w:cstheme="majorHAnsi"/>
            </w:rPr>
          </w:rPrChange>
        </w:rPr>
      </w:pPr>
    </w:p>
    <w:p w:rsidR="00E225C6" w:rsidRDefault="00E225C6">
      <w:pPr>
        <w:ind w:left="720"/>
        <w:jc w:val="center"/>
        <w:rPr>
          <w:rFonts w:cstheme="majorHAnsi"/>
        </w:rPr>
        <w:pPrChange w:id="461" w:author="Benslimane, Amira" w:date="2016-10-18T11:22:00Z">
          <w:pPr>
            <w:ind w:left="720"/>
            <w:jc w:val="both"/>
          </w:pPr>
        </w:pPrChange>
      </w:pPr>
      <w:r>
        <w:rPr>
          <w:noProof/>
          <w:lang w:val="en-US" w:eastAsia="zh-CN"/>
        </w:rPr>
        <w:lastRenderedPageBreak/>
        <w:drawing>
          <wp:inline distT="0" distB="0" distL="0" distR="0" wp14:anchorId="5FEDF892" wp14:editId="4765E862">
            <wp:extent cx="2611582" cy="1979535"/>
            <wp:effectExtent l="19050" t="19050" r="17780"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13042" cy="1980642"/>
                    </a:xfrm>
                    <a:prstGeom prst="rect">
                      <a:avLst/>
                    </a:prstGeom>
                    <a:ln>
                      <a:solidFill>
                        <a:schemeClr val="accent1"/>
                      </a:solidFill>
                    </a:ln>
                  </pic:spPr>
                </pic:pic>
              </a:graphicData>
            </a:graphic>
          </wp:inline>
        </w:drawing>
      </w:r>
    </w:p>
    <w:p w:rsidR="00CB6CE7" w:rsidRPr="003A7D61" w:rsidRDefault="00C642A1">
      <w:pPr>
        <w:ind w:left="720"/>
        <w:jc w:val="center"/>
        <w:rPr>
          <w:rFonts w:asciiTheme="minorHAnsi" w:hAnsiTheme="minorHAnsi" w:cstheme="minorHAnsi"/>
          <w:sz w:val="16"/>
          <w:rPrChange w:id="462" w:author="Benslimane, Amira" w:date="2016-10-18T11:23:00Z">
            <w:rPr>
              <w:rFonts w:cstheme="majorHAnsi"/>
            </w:rPr>
          </w:rPrChange>
        </w:rPr>
        <w:pPrChange w:id="463" w:author="Benslimane, Amira" w:date="2016-10-18T11:22:00Z">
          <w:pPr>
            <w:ind w:left="720"/>
            <w:jc w:val="both"/>
          </w:pPr>
        </w:pPrChange>
      </w:pPr>
      <w:ins w:id="464" w:author="Benslimane, Amira" w:date="2016-09-19T15:06:00Z">
        <w:r w:rsidRPr="003A7D61">
          <w:rPr>
            <w:rFonts w:asciiTheme="minorHAnsi" w:hAnsiTheme="minorHAnsi" w:cstheme="minorHAnsi"/>
            <w:sz w:val="16"/>
            <w:rPrChange w:id="465" w:author="Benslimane, Amira" w:date="2016-10-18T11:23:00Z">
              <w:rPr>
                <w:rFonts w:cstheme="majorHAnsi"/>
              </w:rPr>
            </w:rPrChange>
          </w:rPr>
          <w:t xml:space="preserve">Screenshot for illustration purposes – pending </w:t>
        </w:r>
      </w:ins>
      <w:ins w:id="466" w:author="Benslimane, Amira" w:date="2016-09-19T15:07:00Z">
        <w:r w:rsidRPr="003A7D61">
          <w:rPr>
            <w:rFonts w:asciiTheme="minorHAnsi" w:hAnsiTheme="minorHAnsi" w:cstheme="minorHAnsi"/>
            <w:sz w:val="16"/>
            <w:rPrChange w:id="467" w:author="Benslimane, Amira" w:date="2016-10-18T11:23:00Z">
              <w:rPr>
                <w:rFonts w:cstheme="majorHAnsi"/>
              </w:rPr>
            </w:rPrChange>
          </w:rPr>
          <w:t>development</w:t>
        </w:r>
      </w:ins>
      <w:ins w:id="468" w:author="Benslimane, Amira" w:date="2016-09-19T15:06:00Z">
        <w:r w:rsidRPr="003A7D61">
          <w:rPr>
            <w:rFonts w:asciiTheme="minorHAnsi" w:hAnsiTheme="minorHAnsi" w:cstheme="minorHAnsi"/>
            <w:sz w:val="16"/>
            <w:rPrChange w:id="469" w:author="Benslimane, Amira" w:date="2016-10-18T11:23:00Z">
              <w:rPr>
                <w:rFonts w:cstheme="majorHAnsi"/>
              </w:rPr>
            </w:rPrChange>
          </w:rPr>
          <w:t>.</w:t>
        </w:r>
      </w:ins>
    </w:p>
    <w:p w:rsidR="00F75193" w:rsidRPr="00A75C34" w:rsidRDefault="00F75193" w:rsidP="00F75193">
      <w:pPr>
        <w:ind w:left="720"/>
        <w:jc w:val="both"/>
        <w:rPr>
          <w:ins w:id="470" w:author="Benslimane, Amira" w:date="2016-10-18T12:09:00Z"/>
          <w:rFonts w:asciiTheme="minorHAnsi" w:hAnsiTheme="minorHAnsi" w:cstheme="minorHAnsi"/>
          <w:sz w:val="20"/>
          <w:szCs w:val="20"/>
        </w:rPr>
      </w:pPr>
    </w:p>
    <w:p w:rsidR="00F75193" w:rsidRPr="00A75C34" w:rsidRDefault="00F75193" w:rsidP="00F75193">
      <w:pPr>
        <w:spacing w:after="0"/>
        <w:jc w:val="both"/>
        <w:rPr>
          <w:ins w:id="471" w:author="Benslimane, Amira" w:date="2016-10-18T12:09:00Z"/>
          <w:rFonts w:asciiTheme="minorHAnsi" w:hAnsiTheme="minorHAnsi" w:cstheme="minorHAnsi"/>
          <w:sz w:val="20"/>
          <w:szCs w:val="20"/>
        </w:rPr>
      </w:pPr>
    </w:p>
    <w:p w:rsidR="00F75193" w:rsidRPr="004D2AEF" w:rsidRDefault="00F75193">
      <w:pPr>
        <w:spacing w:after="0"/>
        <w:ind w:left="360"/>
        <w:jc w:val="both"/>
        <w:rPr>
          <w:ins w:id="472" w:author="Benslimane, Amira" w:date="2016-10-18T12:09:00Z"/>
          <w:rFonts w:asciiTheme="minorHAnsi" w:hAnsiTheme="minorHAnsi" w:cstheme="minorHAnsi"/>
          <w:sz w:val="20"/>
        </w:rPr>
        <w:pPrChange w:id="473" w:author="Benslimane, Amira" w:date="2016-10-18T16:55:00Z">
          <w:pPr>
            <w:spacing w:after="0"/>
            <w:jc w:val="both"/>
          </w:pPr>
        </w:pPrChange>
      </w:pPr>
      <w:ins w:id="474" w:author="Benslimane, Amira" w:date="2016-10-18T12:09:00Z">
        <w:r w:rsidRPr="00D11245">
          <w:rPr>
            <w:rFonts w:asciiTheme="minorHAnsi" w:hAnsiTheme="minorHAnsi" w:cstheme="minorHAnsi"/>
            <w:sz w:val="20"/>
            <w:rPrChange w:id="475" w:author="Benslimane, Amira" w:date="2016-10-18T12:19:00Z">
              <w:rPr>
                <w:rFonts w:asciiTheme="minorHAnsi" w:hAnsiTheme="minorHAnsi" w:cstheme="minorHAnsi"/>
                <w:color w:val="313131" w:themeColor="text1"/>
                <w:sz w:val="20"/>
                <w:szCs w:val="20"/>
              </w:rPr>
            </w:rPrChange>
          </w:rPr>
          <w:t xml:space="preserve">These funding and hedging allocations which are generated are based on the full value of the parent position which is executed on each fund. Therefore the spot order and hedge order proportions in the table </w:t>
        </w:r>
      </w:ins>
      <w:ins w:id="476" w:author="Benslimane, Amira" w:date="2016-10-18T12:19:00Z">
        <w:r w:rsidR="00D11245">
          <w:rPr>
            <w:rFonts w:asciiTheme="minorHAnsi" w:hAnsiTheme="minorHAnsi" w:cstheme="minorHAnsi"/>
            <w:sz w:val="20"/>
          </w:rPr>
          <w:t>above</w:t>
        </w:r>
      </w:ins>
      <w:ins w:id="477" w:author="Benslimane, Amira" w:date="2016-10-18T12:09:00Z">
        <w:r w:rsidRPr="00D11245">
          <w:rPr>
            <w:rFonts w:asciiTheme="minorHAnsi" w:hAnsiTheme="minorHAnsi" w:cstheme="minorHAnsi"/>
            <w:sz w:val="20"/>
            <w:rPrChange w:id="478" w:author="Benslimane, Amira" w:date="2016-10-18T12:19:00Z">
              <w:rPr>
                <w:rFonts w:asciiTheme="minorHAnsi" w:hAnsiTheme="minorHAnsi" w:cstheme="minorHAnsi"/>
                <w:color w:val="313131" w:themeColor="text1"/>
                <w:sz w:val="20"/>
                <w:szCs w:val="20"/>
              </w:rPr>
            </w:rPrChange>
          </w:rPr>
          <w:t xml:space="preserve"> are based on this value. </w:t>
        </w:r>
      </w:ins>
    </w:p>
    <w:p w:rsidR="00D11245" w:rsidRDefault="00D11245">
      <w:pPr>
        <w:pStyle w:val="MisysTextBody"/>
        <w:rPr>
          <w:ins w:id="479" w:author="Benslimane, Amira" w:date="2016-10-18T12:19:00Z"/>
          <w:rStyle w:val="Strong"/>
          <w:rFonts w:asciiTheme="majorHAnsi" w:hAnsiTheme="majorHAnsi" w:cstheme="majorBidi"/>
          <w:sz w:val="22"/>
        </w:rPr>
      </w:pPr>
    </w:p>
    <w:p w:rsidR="00D11245" w:rsidRPr="00A75C34" w:rsidRDefault="00D11245">
      <w:pPr>
        <w:pStyle w:val="MisysTextBody"/>
        <w:rPr>
          <w:ins w:id="480" w:author="Benslimane, Amira" w:date="2016-10-18T12:19:00Z"/>
          <w:rStyle w:val="Strong"/>
          <w:rFonts w:asciiTheme="majorHAnsi" w:hAnsiTheme="majorHAnsi" w:cstheme="majorBidi"/>
          <w:sz w:val="22"/>
        </w:rPr>
      </w:pPr>
      <w:ins w:id="481" w:author="Benslimane, Amira" w:date="2016-10-18T12:19:00Z">
        <w:r w:rsidRPr="00A75C34">
          <w:rPr>
            <w:rStyle w:val="Strong"/>
          </w:rPr>
          <w:t>Example:</w:t>
        </w:r>
      </w:ins>
    </w:p>
    <w:p w:rsidR="00F75193" w:rsidRPr="004D2AEF" w:rsidRDefault="00D11245">
      <w:pPr>
        <w:spacing w:after="0"/>
        <w:ind w:left="360"/>
        <w:jc w:val="both"/>
        <w:rPr>
          <w:ins w:id="482" w:author="Benslimane, Amira" w:date="2016-10-18T12:09:00Z"/>
          <w:rFonts w:asciiTheme="minorHAnsi" w:hAnsiTheme="minorHAnsi" w:cstheme="minorHAnsi"/>
          <w:sz w:val="20"/>
        </w:rPr>
        <w:pPrChange w:id="483" w:author="Benslimane, Amira" w:date="2016-10-18T16:55:00Z">
          <w:pPr>
            <w:spacing w:after="0"/>
            <w:jc w:val="both"/>
          </w:pPr>
        </w:pPrChange>
      </w:pPr>
      <w:ins w:id="484" w:author="Benslimane, Amira" w:date="2016-10-18T12:19:00Z">
        <w:r>
          <w:rPr>
            <w:rFonts w:asciiTheme="minorHAnsi" w:hAnsiTheme="minorHAnsi" w:cstheme="minorHAnsi"/>
            <w:sz w:val="20"/>
          </w:rPr>
          <w:t>I</w:t>
        </w:r>
      </w:ins>
      <w:ins w:id="485" w:author="Benslimane, Amira" w:date="2016-10-18T12:09:00Z">
        <w:r w:rsidR="00F75193" w:rsidRPr="00D11245">
          <w:rPr>
            <w:rFonts w:asciiTheme="minorHAnsi" w:hAnsiTheme="minorHAnsi" w:cstheme="minorHAnsi"/>
            <w:sz w:val="20"/>
            <w:rPrChange w:id="486" w:author="Benslimane, Amira" w:date="2016-10-18T12:19:00Z">
              <w:rPr>
                <w:rFonts w:asciiTheme="minorHAnsi" w:eastAsiaTheme="minorHAnsi" w:hAnsiTheme="minorHAnsi" w:cstheme="minorHAnsi"/>
                <w:color w:val="313131" w:themeColor="text1"/>
                <w:sz w:val="20"/>
                <w:szCs w:val="20"/>
              </w:rPr>
            </w:rPrChange>
          </w:rPr>
          <w:t>f the parent order is allocated to Fund1 30%and Fund2 70%, both the funding and the hedging orders should have the same allocations as their parent order, always based on the executed quantity. For example an order of 100$ APPLE I allocated to 30%Fund 1 and 70%Fund 2. If only 80% of the order is executed. We will generate funding/hedging for 80% and split the 80% onto the funds respectively 70% and 30%. So it will be 56% and 24% of the initial order amount/quantity.</w:t>
        </w:r>
      </w:ins>
    </w:p>
    <w:p w:rsidR="00F75193" w:rsidRDefault="00F75193" w:rsidP="00F75193">
      <w:pPr>
        <w:spacing w:after="0"/>
        <w:jc w:val="both"/>
        <w:rPr>
          <w:ins w:id="487" w:author="Benslimane, Amira" w:date="2016-10-18T12:20:00Z"/>
          <w:rFonts w:asciiTheme="minorHAnsi" w:hAnsiTheme="minorHAnsi" w:cstheme="minorHAnsi"/>
          <w:sz w:val="20"/>
        </w:rPr>
      </w:pPr>
    </w:p>
    <w:p w:rsidR="00D11245" w:rsidRPr="004D2AEF" w:rsidRDefault="00D11245" w:rsidP="00F75193">
      <w:pPr>
        <w:spacing w:after="0"/>
        <w:jc w:val="both"/>
        <w:rPr>
          <w:ins w:id="488" w:author="Benslimane, Amira" w:date="2016-10-18T12:09:00Z"/>
          <w:rFonts w:asciiTheme="minorHAnsi" w:hAnsiTheme="minorHAnsi" w:cstheme="minorHAnsi"/>
          <w:sz w:val="20"/>
        </w:rPr>
      </w:pPr>
    </w:p>
    <w:p w:rsidR="00F75193" w:rsidRPr="00D11245" w:rsidRDefault="00F75193" w:rsidP="00F75193">
      <w:pPr>
        <w:spacing w:after="0"/>
        <w:jc w:val="both"/>
        <w:rPr>
          <w:ins w:id="489" w:author="Benslimane, Amira" w:date="2016-10-18T12:09:00Z"/>
          <w:rFonts w:asciiTheme="minorHAnsi" w:hAnsiTheme="minorHAnsi" w:cstheme="minorHAnsi"/>
          <w:sz w:val="20"/>
          <w:rPrChange w:id="490" w:author="Benslimane, Amira" w:date="2016-10-18T12:19:00Z">
            <w:rPr>
              <w:ins w:id="491" w:author="Benslimane, Amira" w:date="2016-10-18T12:09:00Z"/>
              <w:rFonts w:asciiTheme="minorHAnsi" w:eastAsiaTheme="minorHAnsi" w:hAnsiTheme="minorHAnsi" w:cstheme="minorHAnsi"/>
              <w:color w:val="313131" w:themeColor="text1"/>
              <w:sz w:val="20"/>
              <w:szCs w:val="20"/>
            </w:rPr>
          </w:rPrChange>
        </w:rPr>
      </w:pPr>
    </w:p>
    <w:p w:rsidR="00A15CB5" w:rsidRDefault="00C642A1">
      <w:pPr>
        <w:pStyle w:val="MisysTextBody"/>
        <w:rPr>
          <w:ins w:id="492" w:author="Benslimane, Amira" w:date="2016-10-18T11:53:00Z"/>
        </w:rPr>
      </w:pPr>
      <w:ins w:id="493" w:author="Benslimane, Amira" w:date="2016-09-19T15:06:00Z">
        <w:r>
          <w:br w:type="page"/>
        </w:r>
      </w:ins>
    </w:p>
    <w:p w:rsidR="00A15CB5" w:rsidRDefault="00704122">
      <w:pPr>
        <w:pStyle w:val="Heading2"/>
        <w:rPr>
          <w:ins w:id="494" w:author="Benslimane, Amira" w:date="2016-10-18T11:53:00Z"/>
        </w:rPr>
        <w:pPrChange w:id="495" w:author="Benslimane, Amira" w:date="2016-10-18T16:56:00Z">
          <w:pPr>
            <w:pStyle w:val="MisysTextBody"/>
          </w:pPr>
        </w:pPrChange>
      </w:pPr>
      <w:bookmarkStart w:id="496" w:name="_Toc464573189"/>
      <w:ins w:id="497" w:author="Benslimane, Amira" w:date="2016-10-18T16:56:00Z">
        <w:r w:rsidRPr="00704122">
          <w:rPr>
            <w:rPrChange w:id="498" w:author="Benslimane, Amira" w:date="2016-10-18T16:56:00Z">
              <w:rPr>
                <w:rStyle w:val="Heading1Char"/>
                <w:rFonts w:asciiTheme="minorHAnsi" w:hAnsiTheme="minorHAnsi" w:cstheme="minorHAnsi"/>
                <w:caps w:val="0"/>
              </w:rPr>
            </w:rPrChange>
          </w:rPr>
          <w:lastRenderedPageBreak/>
          <w:t>Linking</w:t>
        </w:r>
      </w:ins>
      <w:ins w:id="499" w:author="Benslimane, Amira" w:date="2016-10-18T11:54:00Z">
        <w:r w:rsidR="00A15CB5" w:rsidRPr="00704122">
          <w:rPr>
            <w:rPrChange w:id="500" w:author="Benslimane, Amira" w:date="2016-10-18T16:56:00Z">
              <w:rPr>
                <w:rStyle w:val="Heading1Char"/>
                <w:rFonts w:asciiTheme="minorHAnsi" w:hAnsiTheme="minorHAnsi" w:cstheme="minorHAnsi"/>
                <w:caps w:val="0"/>
              </w:rPr>
            </w:rPrChange>
          </w:rPr>
          <w:t xml:space="preserve"> the </w:t>
        </w:r>
      </w:ins>
      <w:ins w:id="501" w:author="Benslimane, Amira" w:date="2016-10-18T16:56:00Z">
        <w:r w:rsidRPr="00704122">
          <w:rPr>
            <w:rPrChange w:id="502" w:author="Benslimane, Amira" w:date="2016-10-18T16:56:00Z">
              <w:rPr>
                <w:rStyle w:val="Heading1Char"/>
                <w:rFonts w:asciiTheme="minorHAnsi" w:hAnsiTheme="minorHAnsi" w:cstheme="minorHAnsi"/>
                <w:caps w:val="0"/>
              </w:rPr>
            </w:rPrChange>
          </w:rPr>
          <w:t>FX</w:t>
        </w:r>
      </w:ins>
      <w:ins w:id="503" w:author="Benslimane, Amira" w:date="2016-10-18T11:54:00Z">
        <w:r w:rsidR="00A15CB5" w:rsidRPr="00704122">
          <w:rPr>
            <w:rPrChange w:id="504" w:author="Benslimane, Amira" w:date="2016-10-18T16:56:00Z">
              <w:rPr>
                <w:rStyle w:val="Heading1Char"/>
                <w:rFonts w:asciiTheme="minorHAnsi" w:hAnsiTheme="minorHAnsi" w:cstheme="minorHAnsi"/>
                <w:caps w:val="0"/>
              </w:rPr>
            </w:rPrChange>
          </w:rPr>
          <w:t xml:space="preserve"> </w:t>
        </w:r>
      </w:ins>
      <w:ins w:id="505" w:author="Benslimane, Amira" w:date="2016-10-18T11:57:00Z">
        <w:r w:rsidR="00A15CB5" w:rsidRPr="00704122">
          <w:rPr>
            <w:rPrChange w:id="506" w:author="Benslimane, Amira" w:date="2016-10-18T16:56:00Z">
              <w:rPr>
                <w:rStyle w:val="Heading1Char"/>
                <w:rFonts w:asciiTheme="minorHAnsi" w:hAnsiTheme="minorHAnsi" w:cstheme="minorHAnsi"/>
                <w:caps w:val="0"/>
              </w:rPr>
            </w:rPrChange>
          </w:rPr>
          <w:t xml:space="preserve">spots and </w:t>
        </w:r>
      </w:ins>
      <w:ins w:id="507" w:author="Benslimane, Amira" w:date="2016-10-18T16:56:00Z">
        <w:r w:rsidRPr="00704122">
          <w:rPr>
            <w:rPrChange w:id="508" w:author="Benslimane, Amira" w:date="2016-10-18T16:56:00Z">
              <w:rPr>
                <w:rStyle w:val="Heading1Char"/>
                <w:rFonts w:asciiTheme="minorHAnsi" w:hAnsiTheme="minorHAnsi" w:cstheme="minorHAnsi"/>
                <w:caps w:val="0"/>
              </w:rPr>
            </w:rPrChange>
          </w:rPr>
          <w:t>F</w:t>
        </w:r>
      </w:ins>
      <w:ins w:id="509" w:author="Benslimane, Amira" w:date="2016-10-18T11:54:00Z">
        <w:r w:rsidR="00A15CB5" w:rsidRPr="00704122">
          <w:rPr>
            <w:rPrChange w:id="510" w:author="Benslimane, Amira" w:date="2016-10-18T16:56:00Z">
              <w:rPr>
                <w:rStyle w:val="Heading1Char"/>
                <w:rFonts w:asciiTheme="minorHAnsi" w:hAnsiTheme="minorHAnsi" w:cstheme="minorHAnsi"/>
                <w:caps w:val="0"/>
              </w:rPr>
            </w:rPrChange>
          </w:rPr>
          <w:t>orward</w:t>
        </w:r>
      </w:ins>
      <w:ins w:id="511" w:author="Benslimane, Amira" w:date="2016-10-18T16:56:00Z">
        <w:r w:rsidRPr="00704122">
          <w:rPr>
            <w:rPrChange w:id="512" w:author="Benslimane, Amira" w:date="2016-10-18T16:56:00Z">
              <w:rPr>
                <w:rStyle w:val="Heading1Char"/>
                <w:rFonts w:asciiTheme="minorHAnsi" w:hAnsiTheme="minorHAnsi" w:cstheme="minorHAnsi"/>
                <w:caps w:val="0"/>
              </w:rPr>
            </w:rPrChange>
          </w:rPr>
          <w:t>s</w:t>
        </w:r>
      </w:ins>
      <w:ins w:id="513" w:author="Benslimane, Amira" w:date="2016-10-18T11:54:00Z">
        <w:r w:rsidR="00A15CB5" w:rsidRPr="00704122">
          <w:rPr>
            <w:rPrChange w:id="514" w:author="Benslimane, Amira" w:date="2016-10-18T16:56:00Z">
              <w:rPr>
                <w:rStyle w:val="Heading1Char"/>
                <w:rFonts w:asciiTheme="minorHAnsi" w:hAnsiTheme="minorHAnsi" w:cstheme="minorHAnsi"/>
                <w:caps w:val="0"/>
              </w:rPr>
            </w:rPrChange>
          </w:rPr>
          <w:t xml:space="preserve"> to a position</w:t>
        </w:r>
      </w:ins>
      <w:ins w:id="515" w:author="Benslimane, Amira" w:date="2016-10-18T11:53:00Z">
        <w:r w:rsidR="00A15CB5" w:rsidRPr="00704122">
          <w:rPr>
            <w:rPrChange w:id="516" w:author="Benslimane, Amira" w:date="2016-10-18T16:56:00Z">
              <w:rPr>
                <w:rStyle w:val="Heading1Char"/>
                <w:rFonts w:asciiTheme="minorHAnsi" w:hAnsiTheme="minorHAnsi"/>
                <w:caps w:val="0"/>
              </w:rPr>
            </w:rPrChange>
          </w:rPr>
          <w:t>:</w:t>
        </w:r>
        <w:bookmarkEnd w:id="496"/>
      </w:ins>
    </w:p>
    <w:p w:rsidR="00704122" w:rsidRDefault="00704122">
      <w:pPr>
        <w:pStyle w:val="MisysTextBody"/>
        <w:rPr>
          <w:ins w:id="517" w:author="Benslimane, Amira" w:date="2016-10-18T16:55:00Z"/>
        </w:rPr>
      </w:pPr>
    </w:p>
    <w:p w:rsidR="00A15CB5" w:rsidRDefault="00A15CB5">
      <w:pPr>
        <w:pStyle w:val="MisysTextBody"/>
        <w:rPr>
          <w:ins w:id="518" w:author="Benslimane, Amira" w:date="2016-10-18T11:56:00Z"/>
        </w:rPr>
      </w:pPr>
      <w:ins w:id="519" w:author="Benslimane, Amira" w:date="2016-10-18T11:54:00Z">
        <w:r w:rsidRPr="00A15CB5">
          <w:t xml:space="preserve">It is important to note that FX </w:t>
        </w:r>
      </w:ins>
      <w:ins w:id="520" w:author="Benslimane, Amira" w:date="2016-10-18T11:57:00Z">
        <w:r>
          <w:t xml:space="preserve">Spots and </w:t>
        </w:r>
      </w:ins>
      <w:ins w:id="521" w:author="Benslimane, Amira" w:date="2016-10-18T11:54:00Z">
        <w:r w:rsidRPr="00A15CB5">
          <w:t>Forwards are linked to the position and not to each trade</w:t>
        </w:r>
      </w:ins>
      <w:ins w:id="522" w:author="Benslimane, Amira" w:date="2016-10-18T11:57:00Z">
        <w:r>
          <w:t xml:space="preserve"> behind this position</w:t>
        </w:r>
      </w:ins>
      <w:ins w:id="523" w:author="Benslimane, Amira" w:date="2016-10-18T11:54:00Z">
        <w:r w:rsidRPr="00A15CB5">
          <w:t>. This is to enable users to have a condensed view of their position</w:t>
        </w:r>
      </w:ins>
      <w:ins w:id="524" w:author="Benslimane, Amira" w:date="2016-10-18T11:55:00Z">
        <w:r w:rsidRPr="00A15CB5">
          <w:t>’s strategy.</w:t>
        </w:r>
        <w:r>
          <w:t xml:space="preserve"> </w:t>
        </w:r>
      </w:ins>
    </w:p>
    <w:p w:rsidR="00A15CB5" w:rsidRPr="00A15CB5" w:rsidRDefault="00A15CB5">
      <w:pPr>
        <w:pStyle w:val="MisysTextBody"/>
        <w:rPr>
          <w:ins w:id="525" w:author="Benslimane, Amira" w:date="2016-10-18T11:53:00Z"/>
        </w:rPr>
      </w:pPr>
      <w:ins w:id="526" w:author="Benslimane, Amira" w:date="2016-10-18T11:55:00Z">
        <w:r>
          <w:t>Th</w:t>
        </w:r>
      </w:ins>
      <w:ins w:id="527" w:author="Benslimane, Amira" w:date="2016-10-18T11:56:00Z">
        <w:r>
          <w:t xml:space="preserve">e example below illustrates the need </w:t>
        </w:r>
      </w:ins>
      <w:ins w:id="528" w:author="Benslimane, Amira" w:date="2016-10-18T11:57:00Z">
        <w:r>
          <w:t>to have this</w:t>
        </w:r>
      </w:ins>
      <w:ins w:id="529" w:author="Benslimane, Amira" w:date="2016-10-18T11:56:00Z">
        <w:r>
          <w:t xml:space="preserve"> </w:t>
        </w:r>
      </w:ins>
      <w:ins w:id="530" w:author="Benslimane, Amira" w:date="2016-10-18T11:55:00Z">
        <w:r>
          <w:t>when we create a new trade o</w:t>
        </w:r>
      </w:ins>
      <w:ins w:id="531" w:author="Benslimane, Amira" w:date="2016-10-18T11:56:00Z">
        <w:r>
          <w:t>n an existing position.</w:t>
        </w:r>
      </w:ins>
    </w:p>
    <w:p w:rsidR="00A15CB5" w:rsidRPr="00A15CB5" w:rsidRDefault="00A15CB5">
      <w:pPr>
        <w:pStyle w:val="MisysTextBody"/>
        <w:rPr>
          <w:ins w:id="532" w:author="Benslimane, Amira" w:date="2016-10-18T11:54:00Z"/>
          <w:rStyle w:val="Strong"/>
          <w:rFonts w:asciiTheme="majorHAnsi" w:hAnsiTheme="majorHAnsi" w:cstheme="majorBidi"/>
          <w:caps/>
          <w:sz w:val="24"/>
          <w:szCs w:val="24"/>
        </w:rPr>
      </w:pPr>
    </w:p>
    <w:p w:rsidR="00A15CB5" w:rsidRPr="00A15CB5" w:rsidRDefault="00A15CB5">
      <w:pPr>
        <w:pStyle w:val="MisysTextBody"/>
        <w:rPr>
          <w:ins w:id="533" w:author="Benslimane, Amira" w:date="2016-10-18T11:53:00Z"/>
          <w:rStyle w:val="Strong"/>
          <w:rFonts w:asciiTheme="majorHAnsi" w:hAnsiTheme="majorHAnsi" w:cstheme="majorBidi"/>
          <w:caps/>
          <w:sz w:val="24"/>
          <w:szCs w:val="24"/>
        </w:rPr>
      </w:pPr>
      <w:ins w:id="534" w:author="Benslimane, Amira" w:date="2016-10-18T11:53:00Z">
        <w:r w:rsidRPr="00A15CB5">
          <w:rPr>
            <w:rStyle w:val="Strong"/>
          </w:rPr>
          <w:t>Example:</w:t>
        </w:r>
      </w:ins>
    </w:p>
    <w:p w:rsidR="00A15CB5" w:rsidRPr="00A15CB5" w:rsidRDefault="00A15CB5">
      <w:pPr>
        <w:pStyle w:val="MisysTextBody"/>
        <w:rPr>
          <w:ins w:id="535" w:author="Benslimane, Amira" w:date="2016-10-18T11:53:00Z"/>
        </w:rPr>
      </w:pPr>
      <w:ins w:id="536" w:author="Benslimane, Amira" w:date="2016-10-18T11:53:00Z">
        <w:r w:rsidRPr="00A15CB5">
          <w:t xml:space="preserve">Fund_A (EUR) holds a position on Share_A (USD) of 100$. This is funded with a EUR/USD spot and hedged with FX FWD EUR/USD 100$. </w:t>
        </w:r>
      </w:ins>
    </w:p>
    <w:p w:rsidR="00A15CB5" w:rsidRPr="00A15CB5" w:rsidRDefault="00A15CB5">
      <w:pPr>
        <w:pStyle w:val="MisysTextBody"/>
        <w:rPr>
          <w:ins w:id="537" w:author="Benslimane, Amira" w:date="2016-10-18T11:53:00Z"/>
        </w:rPr>
      </w:pPr>
      <w:ins w:id="538" w:author="Benslimane, Amira" w:date="2016-10-18T11:53:00Z">
        <w:r w:rsidRPr="00A15CB5">
          <w:t xml:space="preserve">When I increase my exposure to Share_A to 150$, the new grouping in the toolkited extraction will be as follows: </w:t>
        </w:r>
      </w:ins>
    </w:p>
    <w:p w:rsidR="00A15CB5" w:rsidRPr="00A15CB5" w:rsidRDefault="00A15CB5">
      <w:pPr>
        <w:pStyle w:val="MisysTextBody"/>
        <w:rPr>
          <w:ins w:id="539" w:author="Benslimane, Amira" w:date="2016-10-18T11:53:00Z"/>
        </w:rPr>
      </w:pPr>
      <w:ins w:id="540" w:author="Benslimane, Amira" w:date="2016-10-18T11:53:00Z">
        <w:r w:rsidRPr="00A15CB5">
          <w:t>{Fund_A, Share_A, Spot 100$, Spot 50$, FX FWD 100$, FX FWD 50$}</w:t>
        </w:r>
      </w:ins>
    </w:p>
    <w:p w:rsidR="00CB6CE7" w:rsidDel="00BA69BC" w:rsidRDefault="00CB6CE7">
      <w:pPr>
        <w:pStyle w:val="MisysTextBody"/>
        <w:rPr>
          <w:del w:id="541" w:author="Benslimane, Amira" w:date="2016-10-18T10:54:00Z"/>
        </w:rPr>
        <w:pPrChange w:id="542" w:author="Benslimane, Amira" w:date="2016-10-18T11:11:00Z">
          <w:pPr>
            <w:ind w:left="720"/>
            <w:jc w:val="both"/>
          </w:pPr>
        </w:pPrChange>
      </w:pPr>
      <w:del w:id="543" w:author="Benslimane, Amira" w:date="2016-10-18T10:54:00Z">
        <w:r w:rsidDel="00BA69BC">
          <w:delText xml:space="preserve">The </w:delText>
        </w:r>
        <w:r w:rsidR="00BB2334" w:rsidDel="00BA69BC">
          <w:delText>proportion of</w:delText>
        </w:r>
        <w:r w:rsidDel="00BA69BC">
          <w:delText xml:space="preserve"> </w:delText>
        </w:r>
        <w:r w:rsidR="00BB2334" w:rsidDel="00BA69BC">
          <w:delText>funding</w:delText>
        </w:r>
        <w:r w:rsidDel="00BA69BC">
          <w:delText xml:space="preserve"> </w:delText>
        </w:r>
        <w:r w:rsidR="00BB2334" w:rsidDel="00BA69BC">
          <w:delText>order</w:delText>
        </w:r>
        <w:r w:rsidDel="00BA69BC">
          <w:delText xml:space="preserve"> and hedging order will be defined separately, and will be displayed in the follow manner:</w:delText>
        </w:r>
      </w:del>
    </w:p>
    <w:tbl>
      <w:tblPr>
        <w:tblpPr w:leftFromText="180" w:rightFromText="180" w:vertAnchor="text" w:horzAnchor="page" w:tblpX="2483" w:tblpY="74"/>
        <w:tblW w:w="6793"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ayout w:type="fixed"/>
        <w:tblCellMar>
          <w:top w:w="113" w:type="dxa"/>
          <w:left w:w="113" w:type="dxa"/>
          <w:right w:w="0" w:type="dxa"/>
        </w:tblCellMar>
        <w:tblLook w:val="01E0" w:firstRow="1" w:lastRow="1" w:firstColumn="1" w:lastColumn="1" w:noHBand="0" w:noVBand="0"/>
      </w:tblPr>
      <w:tblGrid>
        <w:gridCol w:w="1956"/>
        <w:gridCol w:w="2410"/>
        <w:gridCol w:w="2427"/>
      </w:tblGrid>
      <w:tr w:rsidR="00BB2334" w:rsidRPr="000D556A" w:rsidDel="00C642A1" w:rsidTr="00BB2334">
        <w:trPr>
          <w:trHeight w:val="439"/>
          <w:del w:id="544" w:author="Benslimane, Amira" w:date="2016-09-19T15:06:00Z"/>
        </w:trPr>
        <w:tc>
          <w:tcPr>
            <w:tcW w:w="1956" w:type="dxa"/>
            <w:shd w:val="clear" w:color="auto" w:fill="F2F2F2" w:themeFill="background1" w:themeFillShade="F2"/>
          </w:tcPr>
          <w:p w:rsidR="00AC06ED" w:rsidRPr="000D556A" w:rsidDel="00C642A1" w:rsidRDefault="00AC06ED" w:rsidP="004D2AEF">
            <w:pPr>
              <w:pStyle w:val="MisysTextBody"/>
              <w:rPr>
                <w:del w:id="545" w:author="Benslimane, Amira" w:date="2016-09-19T15:06:00Z"/>
                <w:lang w:val="en-US"/>
              </w:rPr>
            </w:pPr>
          </w:p>
        </w:tc>
        <w:tc>
          <w:tcPr>
            <w:tcW w:w="2410" w:type="dxa"/>
            <w:shd w:val="clear" w:color="auto" w:fill="F2F2F2" w:themeFill="background1" w:themeFillShade="F2"/>
          </w:tcPr>
          <w:p w:rsidR="00AC06ED" w:rsidRPr="000D556A" w:rsidDel="00C642A1" w:rsidRDefault="00BB2334" w:rsidP="006B118A">
            <w:pPr>
              <w:pStyle w:val="MisysTextBody"/>
              <w:rPr>
                <w:del w:id="546" w:author="Benslimane, Amira" w:date="2016-09-19T15:06:00Z"/>
                <w:lang w:val="en-US"/>
              </w:rPr>
            </w:pPr>
            <w:del w:id="547" w:author="Benslimane, Amira" w:date="2016-09-19T15:06:00Z">
              <w:r w:rsidDel="00C642A1">
                <w:rPr>
                  <w:lang w:val="en-US"/>
                </w:rPr>
                <w:delText>Spot order proportion</w:delText>
              </w:r>
            </w:del>
          </w:p>
        </w:tc>
        <w:tc>
          <w:tcPr>
            <w:tcW w:w="2427" w:type="dxa"/>
            <w:shd w:val="clear" w:color="auto" w:fill="F2F2F2" w:themeFill="background1" w:themeFillShade="F2"/>
          </w:tcPr>
          <w:p w:rsidR="00AC06ED" w:rsidDel="00C642A1" w:rsidRDefault="00BB2334">
            <w:pPr>
              <w:pStyle w:val="MisysTextBody"/>
              <w:rPr>
                <w:del w:id="548" w:author="Benslimane, Amira" w:date="2016-09-19T15:06:00Z"/>
                <w:lang w:val="en-US"/>
              </w:rPr>
              <w:pPrChange w:id="549" w:author="Benslimane, Amira" w:date="2016-10-18T11:11:00Z">
                <w:pPr>
                  <w:pStyle w:val="MisysTextBody"/>
                  <w:framePr w:hSpace="180" w:wrap="around" w:vAnchor="text" w:hAnchor="page" w:x="2483" w:y="74"/>
                </w:pPr>
              </w:pPrChange>
            </w:pPr>
            <w:del w:id="550" w:author="Benslimane, Amira" w:date="2016-09-19T15:06:00Z">
              <w:r w:rsidDel="00C642A1">
                <w:rPr>
                  <w:lang w:val="en-US"/>
                </w:rPr>
                <w:delText>Hedging order proportion</w:delText>
              </w:r>
            </w:del>
          </w:p>
        </w:tc>
      </w:tr>
      <w:tr w:rsidR="00145114" w:rsidRPr="000D556A" w:rsidDel="00C642A1" w:rsidTr="00BB2334">
        <w:trPr>
          <w:trHeight w:val="307"/>
          <w:del w:id="551" w:author="Benslimane, Amira" w:date="2016-09-19T15:06:00Z"/>
        </w:trPr>
        <w:tc>
          <w:tcPr>
            <w:tcW w:w="1956" w:type="dxa"/>
            <w:shd w:val="clear" w:color="auto" w:fill="F2F2F2" w:themeFill="background1" w:themeFillShade="F2"/>
          </w:tcPr>
          <w:p w:rsidR="00AC06ED" w:rsidRPr="000D556A" w:rsidDel="00C642A1" w:rsidRDefault="00BB2334" w:rsidP="004D2AEF">
            <w:pPr>
              <w:pStyle w:val="MisysTextBody"/>
              <w:rPr>
                <w:del w:id="552" w:author="Benslimane, Amira" w:date="2016-09-19T15:06:00Z"/>
                <w:lang w:val="en-US"/>
              </w:rPr>
            </w:pPr>
            <w:del w:id="553" w:author="Benslimane, Amira" w:date="2016-09-19T15:06:00Z">
              <w:r w:rsidDel="00C642A1">
                <w:rPr>
                  <w:lang w:val="en-US"/>
                </w:rPr>
                <w:delText xml:space="preserve">Challenge Fund 1 </w:delText>
              </w:r>
            </w:del>
          </w:p>
        </w:tc>
        <w:tc>
          <w:tcPr>
            <w:tcW w:w="2410" w:type="dxa"/>
            <w:shd w:val="clear" w:color="auto" w:fill="F2F2F2" w:themeFill="background1" w:themeFillShade="F2"/>
          </w:tcPr>
          <w:p w:rsidR="00AC06ED" w:rsidRPr="000D556A" w:rsidDel="00C642A1" w:rsidRDefault="00BB2334" w:rsidP="006B118A">
            <w:pPr>
              <w:pStyle w:val="MisysTextBody"/>
              <w:rPr>
                <w:del w:id="554" w:author="Benslimane, Amira" w:date="2016-09-19T15:06:00Z"/>
                <w:lang w:val="en-US"/>
              </w:rPr>
            </w:pPr>
            <w:del w:id="555" w:author="Benslimane, Amira" w:date="2016-09-19T15:06:00Z">
              <w:r w:rsidDel="00C642A1">
                <w:rPr>
                  <w:lang w:val="en-US"/>
                </w:rPr>
                <w:delText>100</w:delText>
              </w:r>
            </w:del>
          </w:p>
        </w:tc>
        <w:tc>
          <w:tcPr>
            <w:tcW w:w="2427" w:type="dxa"/>
            <w:shd w:val="clear" w:color="auto" w:fill="F2F2F2" w:themeFill="background1" w:themeFillShade="F2"/>
          </w:tcPr>
          <w:p w:rsidR="00AC06ED" w:rsidDel="00C642A1" w:rsidRDefault="00BB2334">
            <w:pPr>
              <w:pStyle w:val="MisysTextBody"/>
              <w:rPr>
                <w:del w:id="556" w:author="Benslimane, Amira" w:date="2016-09-19T15:06:00Z"/>
                <w:lang w:val="en-US"/>
              </w:rPr>
              <w:pPrChange w:id="557" w:author="Benslimane, Amira" w:date="2016-10-18T11:11:00Z">
                <w:pPr>
                  <w:pStyle w:val="MisysTextBody"/>
                  <w:framePr w:hSpace="180" w:wrap="around" w:vAnchor="text" w:hAnchor="page" w:x="2483" w:y="74"/>
                </w:pPr>
              </w:pPrChange>
            </w:pPr>
            <w:del w:id="558" w:author="Benslimane, Amira" w:date="2016-09-19T15:06:00Z">
              <w:r w:rsidDel="00C642A1">
                <w:rPr>
                  <w:lang w:val="en-US"/>
                </w:rPr>
                <w:delText>10</w:delText>
              </w:r>
            </w:del>
          </w:p>
        </w:tc>
      </w:tr>
      <w:tr w:rsidR="00145114" w:rsidRPr="000D556A" w:rsidDel="00C642A1" w:rsidTr="00BB2334">
        <w:trPr>
          <w:trHeight w:val="317"/>
          <w:del w:id="559" w:author="Benslimane, Amira" w:date="2016-09-19T15:06:00Z"/>
        </w:trPr>
        <w:tc>
          <w:tcPr>
            <w:tcW w:w="1956" w:type="dxa"/>
            <w:shd w:val="clear" w:color="auto" w:fill="F2F2F2" w:themeFill="background1" w:themeFillShade="F2"/>
          </w:tcPr>
          <w:p w:rsidR="00AC06ED" w:rsidRPr="000D556A" w:rsidDel="00C642A1" w:rsidRDefault="00BB2334" w:rsidP="004D2AEF">
            <w:pPr>
              <w:pStyle w:val="MisysTextBody"/>
              <w:rPr>
                <w:del w:id="560" w:author="Benslimane, Amira" w:date="2016-09-19T15:06:00Z"/>
                <w:lang w:val="en-US"/>
              </w:rPr>
            </w:pPr>
            <w:del w:id="561" w:author="Benslimane, Amira" w:date="2016-09-19T15:06:00Z">
              <w:r w:rsidDel="00C642A1">
                <w:rPr>
                  <w:lang w:val="en-US"/>
                </w:rPr>
                <w:delText xml:space="preserve">Challenge Fund 2 </w:delText>
              </w:r>
            </w:del>
          </w:p>
        </w:tc>
        <w:tc>
          <w:tcPr>
            <w:tcW w:w="2410" w:type="dxa"/>
            <w:shd w:val="clear" w:color="auto" w:fill="F2F2F2" w:themeFill="background1" w:themeFillShade="F2"/>
          </w:tcPr>
          <w:p w:rsidR="00AC06ED" w:rsidRPr="000D556A" w:rsidDel="00C642A1" w:rsidRDefault="00BB2334" w:rsidP="006B118A">
            <w:pPr>
              <w:pStyle w:val="MisysTextBody"/>
              <w:rPr>
                <w:del w:id="562" w:author="Benslimane, Amira" w:date="2016-09-19T15:06:00Z"/>
                <w:lang w:val="en-US"/>
              </w:rPr>
            </w:pPr>
            <w:del w:id="563" w:author="Benslimane, Amira" w:date="2016-09-19T15:06:00Z">
              <w:r w:rsidDel="00C642A1">
                <w:rPr>
                  <w:lang w:val="en-US"/>
                </w:rPr>
                <w:delText>100</w:delText>
              </w:r>
            </w:del>
          </w:p>
        </w:tc>
        <w:tc>
          <w:tcPr>
            <w:tcW w:w="2427" w:type="dxa"/>
            <w:shd w:val="clear" w:color="auto" w:fill="F2F2F2" w:themeFill="background1" w:themeFillShade="F2"/>
          </w:tcPr>
          <w:p w:rsidR="00AC06ED" w:rsidDel="00C642A1" w:rsidRDefault="00BB2334">
            <w:pPr>
              <w:pStyle w:val="MisysTextBody"/>
              <w:rPr>
                <w:del w:id="564" w:author="Benslimane, Amira" w:date="2016-09-19T15:06:00Z"/>
                <w:lang w:val="en-US"/>
              </w:rPr>
              <w:pPrChange w:id="565" w:author="Benslimane, Amira" w:date="2016-10-18T11:11:00Z">
                <w:pPr>
                  <w:pStyle w:val="MisysTextBody"/>
                  <w:framePr w:hSpace="180" w:wrap="around" w:vAnchor="text" w:hAnchor="page" w:x="2483" w:y="74"/>
                </w:pPr>
              </w:pPrChange>
            </w:pPr>
            <w:del w:id="566" w:author="Benslimane, Amira" w:date="2016-09-19T15:06:00Z">
              <w:r w:rsidDel="00C642A1">
                <w:rPr>
                  <w:lang w:val="en-US"/>
                </w:rPr>
                <w:delText>10</w:delText>
              </w:r>
            </w:del>
          </w:p>
        </w:tc>
      </w:tr>
      <w:tr w:rsidR="00145114" w:rsidRPr="000D556A" w:rsidDel="00C642A1" w:rsidTr="00BB2334">
        <w:trPr>
          <w:trHeight w:val="361"/>
          <w:del w:id="567" w:author="Benslimane, Amira" w:date="2016-09-19T15:06:00Z"/>
        </w:trPr>
        <w:tc>
          <w:tcPr>
            <w:tcW w:w="1956" w:type="dxa"/>
            <w:shd w:val="clear" w:color="auto" w:fill="F2F2F2" w:themeFill="background1" w:themeFillShade="F2"/>
          </w:tcPr>
          <w:p w:rsidR="00AC06ED" w:rsidRPr="000D556A" w:rsidDel="00C642A1" w:rsidRDefault="00BB2334" w:rsidP="004D2AEF">
            <w:pPr>
              <w:pStyle w:val="MisysTextBody"/>
              <w:rPr>
                <w:del w:id="568" w:author="Benslimane, Amira" w:date="2016-09-19T15:06:00Z"/>
                <w:lang w:val="en-US"/>
              </w:rPr>
            </w:pPr>
            <w:del w:id="569" w:author="Benslimane, Amira" w:date="2016-09-19T15:06:00Z">
              <w:r w:rsidDel="00C642A1">
                <w:rPr>
                  <w:lang w:val="en-US"/>
                </w:rPr>
                <w:delText>Challenge Fund 2</w:delText>
              </w:r>
            </w:del>
          </w:p>
        </w:tc>
        <w:tc>
          <w:tcPr>
            <w:tcW w:w="2410" w:type="dxa"/>
            <w:shd w:val="clear" w:color="auto" w:fill="F2F2F2" w:themeFill="background1" w:themeFillShade="F2"/>
          </w:tcPr>
          <w:p w:rsidR="00AC06ED" w:rsidRPr="000D556A" w:rsidDel="00C642A1" w:rsidRDefault="00BB2334" w:rsidP="006B118A">
            <w:pPr>
              <w:pStyle w:val="MisysTextBody"/>
              <w:rPr>
                <w:del w:id="570" w:author="Benslimane, Amira" w:date="2016-09-19T15:06:00Z"/>
                <w:lang w:val="en-US"/>
              </w:rPr>
            </w:pPr>
            <w:del w:id="571" w:author="Benslimane, Amira" w:date="2016-09-19T15:06:00Z">
              <w:r w:rsidDel="00C642A1">
                <w:rPr>
                  <w:lang w:val="en-US"/>
                </w:rPr>
                <w:delText>100</w:delText>
              </w:r>
            </w:del>
          </w:p>
        </w:tc>
        <w:tc>
          <w:tcPr>
            <w:tcW w:w="2427" w:type="dxa"/>
            <w:shd w:val="clear" w:color="auto" w:fill="F2F2F2" w:themeFill="background1" w:themeFillShade="F2"/>
          </w:tcPr>
          <w:p w:rsidR="00AC06ED" w:rsidDel="00C642A1" w:rsidRDefault="00BB2334">
            <w:pPr>
              <w:pStyle w:val="MisysTextBody"/>
              <w:rPr>
                <w:del w:id="572" w:author="Benslimane, Amira" w:date="2016-09-19T15:06:00Z"/>
                <w:lang w:val="en-US"/>
              </w:rPr>
              <w:pPrChange w:id="573" w:author="Benslimane, Amira" w:date="2016-10-18T11:11:00Z">
                <w:pPr>
                  <w:pStyle w:val="MisysTextBody"/>
                  <w:framePr w:hSpace="180" w:wrap="around" w:vAnchor="text" w:hAnchor="page" w:x="2483" w:y="74"/>
                </w:pPr>
              </w:pPrChange>
            </w:pPr>
            <w:del w:id="574" w:author="Benslimane, Amira" w:date="2016-09-19T15:06:00Z">
              <w:r w:rsidDel="00C642A1">
                <w:rPr>
                  <w:lang w:val="en-US"/>
                </w:rPr>
                <w:delText>30</w:delText>
              </w:r>
            </w:del>
          </w:p>
        </w:tc>
      </w:tr>
      <w:tr w:rsidR="00145114" w:rsidRPr="000D556A" w:rsidDel="00C642A1" w:rsidTr="00BB2334">
        <w:trPr>
          <w:trHeight w:val="296"/>
          <w:del w:id="575" w:author="Benslimane, Amira" w:date="2016-09-19T15:06:00Z"/>
        </w:trPr>
        <w:tc>
          <w:tcPr>
            <w:tcW w:w="1956" w:type="dxa"/>
            <w:shd w:val="clear" w:color="auto" w:fill="F2F2F2" w:themeFill="background1" w:themeFillShade="F2"/>
          </w:tcPr>
          <w:p w:rsidR="00AC06ED" w:rsidRPr="000D556A" w:rsidDel="00C642A1" w:rsidRDefault="00BB2334" w:rsidP="004D2AEF">
            <w:pPr>
              <w:pStyle w:val="MisysTextBody"/>
              <w:rPr>
                <w:del w:id="576" w:author="Benslimane, Amira" w:date="2016-09-19T15:06:00Z"/>
                <w:lang w:val="en-US"/>
              </w:rPr>
            </w:pPr>
            <w:del w:id="577" w:author="Benslimane, Amira" w:date="2016-09-19T15:06:00Z">
              <w:r w:rsidDel="00C642A1">
                <w:rPr>
                  <w:lang w:val="en-US"/>
                </w:rPr>
                <w:delText xml:space="preserve">XXX Fund 1 </w:delText>
              </w:r>
            </w:del>
          </w:p>
        </w:tc>
        <w:tc>
          <w:tcPr>
            <w:tcW w:w="2410" w:type="dxa"/>
            <w:shd w:val="clear" w:color="auto" w:fill="F2F2F2" w:themeFill="background1" w:themeFillShade="F2"/>
          </w:tcPr>
          <w:p w:rsidR="00AC06ED" w:rsidRPr="000D556A" w:rsidDel="00C642A1" w:rsidRDefault="00AC06ED" w:rsidP="006B118A">
            <w:pPr>
              <w:pStyle w:val="MisysTextBody"/>
              <w:rPr>
                <w:del w:id="578" w:author="Benslimane, Amira" w:date="2016-09-19T15:06:00Z"/>
                <w:lang w:val="en-US"/>
              </w:rPr>
            </w:pPr>
          </w:p>
        </w:tc>
        <w:tc>
          <w:tcPr>
            <w:tcW w:w="2427" w:type="dxa"/>
            <w:shd w:val="clear" w:color="auto" w:fill="F2F2F2" w:themeFill="background1" w:themeFillShade="F2"/>
          </w:tcPr>
          <w:p w:rsidR="00AC06ED" w:rsidDel="00C642A1" w:rsidRDefault="00BB2334">
            <w:pPr>
              <w:pStyle w:val="MisysTextBody"/>
              <w:rPr>
                <w:del w:id="579" w:author="Benslimane, Amira" w:date="2016-09-19T15:06:00Z"/>
                <w:lang w:val="en-US"/>
              </w:rPr>
              <w:pPrChange w:id="580" w:author="Benslimane, Amira" w:date="2016-10-18T11:11:00Z">
                <w:pPr>
                  <w:pStyle w:val="MisysTextBody"/>
                  <w:framePr w:hSpace="180" w:wrap="around" w:vAnchor="text" w:hAnchor="page" w:x="2483" w:y="74"/>
                </w:pPr>
              </w:pPrChange>
            </w:pPr>
            <w:del w:id="581" w:author="Benslimane, Amira" w:date="2016-09-19T15:06:00Z">
              <w:r w:rsidDel="00C642A1">
                <w:rPr>
                  <w:lang w:val="en-US"/>
                </w:rPr>
                <w:delText>10</w:delText>
              </w:r>
            </w:del>
          </w:p>
        </w:tc>
      </w:tr>
      <w:tr w:rsidR="00145114" w:rsidRPr="000D556A" w:rsidDel="00C642A1" w:rsidTr="00BB2334">
        <w:trPr>
          <w:trHeight w:val="233"/>
          <w:del w:id="582" w:author="Benslimane, Amira" w:date="2016-09-19T15:06:00Z"/>
        </w:trPr>
        <w:tc>
          <w:tcPr>
            <w:tcW w:w="1956" w:type="dxa"/>
            <w:shd w:val="clear" w:color="auto" w:fill="F2F2F2" w:themeFill="background1" w:themeFillShade="F2"/>
          </w:tcPr>
          <w:p w:rsidR="00AC06ED" w:rsidRPr="000D556A" w:rsidDel="00C642A1" w:rsidRDefault="00BB2334" w:rsidP="004D2AEF">
            <w:pPr>
              <w:pStyle w:val="MisysTextBody"/>
              <w:rPr>
                <w:del w:id="583" w:author="Benslimane, Amira" w:date="2016-09-19T15:06:00Z"/>
                <w:lang w:val="en-US"/>
              </w:rPr>
            </w:pPr>
            <w:del w:id="584" w:author="Benslimane, Amira" w:date="2016-09-19T15:06:00Z">
              <w:r w:rsidDel="00C642A1">
                <w:rPr>
                  <w:lang w:val="en-US"/>
                </w:rPr>
                <w:delText>XXX Fund  2</w:delText>
              </w:r>
            </w:del>
          </w:p>
        </w:tc>
        <w:tc>
          <w:tcPr>
            <w:tcW w:w="2410" w:type="dxa"/>
            <w:shd w:val="clear" w:color="auto" w:fill="F2F2F2" w:themeFill="background1" w:themeFillShade="F2"/>
          </w:tcPr>
          <w:p w:rsidR="00AC06ED" w:rsidRPr="000D556A" w:rsidDel="00C642A1" w:rsidRDefault="00AC06ED" w:rsidP="006B118A">
            <w:pPr>
              <w:pStyle w:val="MisysTextBody"/>
              <w:rPr>
                <w:del w:id="585" w:author="Benslimane, Amira" w:date="2016-09-19T15:06:00Z"/>
                <w:lang w:val="en-US"/>
              </w:rPr>
            </w:pPr>
          </w:p>
        </w:tc>
        <w:tc>
          <w:tcPr>
            <w:tcW w:w="2427" w:type="dxa"/>
            <w:shd w:val="clear" w:color="auto" w:fill="F2F2F2" w:themeFill="background1" w:themeFillShade="F2"/>
          </w:tcPr>
          <w:p w:rsidR="00AC06ED" w:rsidDel="00C642A1" w:rsidRDefault="00BB2334">
            <w:pPr>
              <w:pStyle w:val="MisysTextBody"/>
              <w:rPr>
                <w:del w:id="586" w:author="Benslimane, Amira" w:date="2016-09-19T15:06:00Z"/>
                <w:lang w:val="en-US"/>
              </w:rPr>
              <w:pPrChange w:id="587" w:author="Benslimane, Amira" w:date="2016-10-18T11:11:00Z">
                <w:pPr>
                  <w:pStyle w:val="MisysTextBody"/>
                  <w:framePr w:hSpace="180" w:wrap="around" w:vAnchor="text" w:hAnchor="page" w:x="2483" w:y="74"/>
                </w:pPr>
              </w:pPrChange>
            </w:pPr>
            <w:del w:id="588" w:author="Benslimane, Amira" w:date="2016-09-19T15:06:00Z">
              <w:r w:rsidDel="00C642A1">
                <w:rPr>
                  <w:lang w:val="en-US"/>
                </w:rPr>
                <w:delText>40</w:delText>
              </w:r>
            </w:del>
          </w:p>
        </w:tc>
      </w:tr>
    </w:tbl>
    <w:p w:rsidR="00AC06ED" w:rsidDel="00BA69BC" w:rsidRDefault="00AC06ED">
      <w:pPr>
        <w:pStyle w:val="Heading2"/>
        <w:rPr>
          <w:del w:id="589" w:author="Benslimane, Amira" w:date="2016-10-18T10:54:00Z"/>
        </w:rPr>
        <w:pPrChange w:id="590" w:author="Benslimane, Amira" w:date="2016-10-18T11:26:00Z">
          <w:pPr>
            <w:ind w:left="720"/>
            <w:jc w:val="both"/>
          </w:pPr>
        </w:pPrChange>
      </w:pPr>
    </w:p>
    <w:p w:rsidR="00C642A1" w:rsidDel="00BA69BC" w:rsidRDefault="00C642A1">
      <w:pPr>
        <w:pStyle w:val="Heading2"/>
        <w:rPr>
          <w:del w:id="591" w:author="Benslimane, Amira" w:date="2016-10-18T10:54:00Z"/>
        </w:rPr>
        <w:pPrChange w:id="592" w:author="Benslimane, Amira" w:date="2016-10-18T11:26:00Z">
          <w:pPr>
            <w:pStyle w:val="MisysTextBody"/>
          </w:pPr>
        </w:pPrChange>
      </w:pPr>
    </w:p>
    <w:p w:rsidR="002B0718" w:rsidRPr="00843ABB" w:rsidRDefault="00EA5F54">
      <w:pPr>
        <w:pStyle w:val="Heading2"/>
        <w:pPrChange w:id="593" w:author="Benslimane, Amira" w:date="2016-10-18T11:26:00Z">
          <w:pPr>
            <w:pStyle w:val="MisysTextBody"/>
            <w:numPr>
              <w:numId w:val="11"/>
            </w:numPr>
            <w:ind w:left="720" w:hanging="360"/>
          </w:pPr>
        </w:pPrChange>
      </w:pPr>
      <w:del w:id="594" w:author="Benslimane, Amira" w:date="2016-10-18T11:24:00Z">
        <w:r w:rsidDel="00F3114E">
          <w:delText>Set the group-id to be the same, in order to run in the sample compliance check</w:delText>
        </w:r>
        <w:r w:rsidDel="00F3114E">
          <w:br/>
        </w:r>
        <w:r w:rsidRPr="002A5769" w:rsidDel="00F3114E">
          <w:rPr>
            <w:i/>
          </w:rPr>
          <w:delText xml:space="preserve">(remark: this </w:delText>
        </w:r>
        <w:r w:rsidDel="00F3114E">
          <w:rPr>
            <w:i/>
          </w:rPr>
          <w:delText xml:space="preserve">step </w:delText>
        </w:r>
        <w:r w:rsidRPr="002A5769" w:rsidDel="00F3114E">
          <w:rPr>
            <w:i/>
          </w:rPr>
          <w:delText>could not be done manually)</w:delText>
        </w:r>
      </w:del>
      <w:bookmarkStart w:id="595" w:name="_Toc464573190"/>
      <w:ins w:id="596" w:author="Benslimane, Amira" w:date="2016-10-18T11:17:00Z">
        <w:r w:rsidR="002B0718">
          <w:t>FX</w:t>
        </w:r>
      </w:ins>
      <w:ins w:id="597" w:author="Benslimane, Amira" w:date="2016-10-18T11:24:00Z">
        <w:r w:rsidR="00F3114E">
          <w:t xml:space="preserve"> Forwards rolling</w:t>
        </w:r>
        <w:bookmarkEnd w:id="595"/>
        <w:r w:rsidR="00F3114E">
          <w:t xml:space="preserve"> </w:t>
        </w:r>
      </w:ins>
    </w:p>
    <w:p w:rsidR="004F12C8" w:rsidRPr="004F12C8" w:rsidRDefault="004F12C8">
      <w:pPr>
        <w:pStyle w:val="MisysTextBody"/>
        <w:rPr>
          <w:ins w:id="598" w:author="Benslimane, Amira" w:date="2016-10-18T11:34:00Z"/>
          <w:rPrChange w:id="599" w:author="Benslimane, Amira" w:date="2016-10-18T11:36:00Z">
            <w:rPr>
              <w:ins w:id="600" w:author="Benslimane, Amira" w:date="2016-10-18T11:34:00Z"/>
              <w:rFonts w:cstheme="majorBidi"/>
              <w:caps/>
              <w:color w:val="3C622A" w:themeColor="accent2" w:themeShade="80"/>
              <w:spacing w:val="15"/>
              <w:sz w:val="24"/>
              <w:szCs w:val="24"/>
            </w:rPr>
          </w:rPrChange>
        </w:rPr>
        <w:pPrChange w:id="601" w:author="Benslimane, Amira" w:date="2016-10-18T16:55:00Z">
          <w:pPr>
            <w:pStyle w:val="MisysTextBody"/>
            <w:numPr>
              <w:numId w:val="11"/>
            </w:numPr>
            <w:ind w:left="720" w:hanging="360"/>
          </w:pPr>
        </w:pPrChange>
      </w:pPr>
    </w:p>
    <w:p w:rsidR="004F12C8" w:rsidRPr="004F12C8" w:rsidRDefault="004F12C8">
      <w:pPr>
        <w:pStyle w:val="MisysTextBody"/>
        <w:rPr>
          <w:ins w:id="602" w:author="Benslimane, Amira" w:date="2016-10-18T11:35:00Z"/>
        </w:rPr>
        <w:pPrChange w:id="603" w:author="Benslimane, Amira" w:date="2016-10-18T16:55:00Z">
          <w:pPr>
            <w:pStyle w:val="MisysTextBody"/>
            <w:numPr>
              <w:numId w:val="11"/>
            </w:numPr>
            <w:ind w:left="720" w:hanging="360"/>
          </w:pPr>
        </w:pPrChange>
      </w:pPr>
      <w:ins w:id="604" w:author="Benslimane, Amira" w:date="2016-10-18T11:35:00Z">
        <w:r w:rsidRPr="004F12C8">
          <w:t>FX Forward rolls are part of this toolkit as we need to link old FX FWD positions with their rolls.</w:t>
        </w:r>
      </w:ins>
    </w:p>
    <w:p w:rsidR="004F12C8" w:rsidRPr="004F12C8" w:rsidRDefault="004F12C8">
      <w:pPr>
        <w:pStyle w:val="Subtitle"/>
        <w:ind w:firstLine="360"/>
        <w:jc w:val="left"/>
        <w:rPr>
          <w:ins w:id="605" w:author="Benslimane, Amira" w:date="2016-10-18T11:35:00Z"/>
          <w:rStyle w:val="Heading1Char"/>
          <w:rPrChange w:id="606" w:author="Benslimane, Amira" w:date="2016-10-18T11:37:00Z">
            <w:rPr>
              <w:ins w:id="607" w:author="Benslimane, Amira" w:date="2016-10-18T11:35:00Z"/>
            </w:rPr>
          </w:rPrChange>
        </w:rPr>
        <w:pPrChange w:id="608" w:author="Benslimane, Amira" w:date="2016-10-18T16:56:00Z">
          <w:pPr>
            <w:pStyle w:val="MisysTextBody"/>
            <w:numPr>
              <w:numId w:val="11"/>
            </w:numPr>
            <w:ind w:left="720" w:hanging="360"/>
          </w:pPr>
        </w:pPrChange>
      </w:pPr>
      <w:bookmarkStart w:id="609" w:name="_Toc464573191"/>
      <w:ins w:id="610" w:author="Benslimane, Amira" w:date="2016-10-18T11:36:00Z">
        <w:r w:rsidRPr="004F12C8">
          <w:rPr>
            <w:rStyle w:val="Heading1Char"/>
            <w:rPrChange w:id="611" w:author="Benslimane, Amira" w:date="2016-10-18T11:37:00Z">
              <w:rPr>
                <w:rFonts w:asciiTheme="minorHAnsi" w:hAnsiTheme="minorHAnsi" w:cstheme="minorHAnsi"/>
                <w:sz w:val="20"/>
              </w:rPr>
            </w:rPrChange>
          </w:rPr>
          <w:t>FX Rolling mechanism:</w:t>
        </w:r>
      </w:ins>
      <w:bookmarkEnd w:id="609"/>
    </w:p>
    <w:p w:rsidR="004F12C8" w:rsidRDefault="004F12C8">
      <w:pPr>
        <w:pStyle w:val="MisysTextBody"/>
        <w:rPr>
          <w:ins w:id="612" w:author="Benslimane, Amira" w:date="2016-10-18T11:42:00Z"/>
        </w:rPr>
        <w:pPrChange w:id="613" w:author="Benslimane, Amira" w:date="2016-10-18T16:55:00Z">
          <w:pPr>
            <w:pStyle w:val="MisysTextBody"/>
            <w:numPr>
              <w:numId w:val="11"/>
            </w:numPr>
            <w:ind w:left="720" w:hanging="360"/>
          </w:pPr>
        </w:pPrChange>
      </w:pPr>
      <w:ins w:id="614" w:author="Benslimane, Amira" w:date="2016-10-18T11:38:00Z">
        <w:r>
          <w:t>O</w:t>
        </w:r>
      </w:ins>
      <w:del w:id="615" w:author="Benslimane, Amira" w:date="2016-10-18T11:38:00Z">
        <w:r w:rsidR="00BA39EB" w:rsidRPr="004F12C8" w:rsidDel="004F12C8">
          <w:delText xml:space="preserve">Rolling </w:delText>
        </w:r>
      </w:del>
      <w:del w:id="616" w:author="Benslimane, Amira" w:date="2016-10-18T11:36:00Z">
        <w:r w:rsidR="00BA39EB" w:rsidRPr="004F12C8" w:rsidDel="004F12C8">
          <w:delText xml:space="preserve">the FX Forwards </w:delText>
        </w:r>
      </w:del>
      <w:del w:id="617" w:author="Benslimane, Amira" w:date="2016-10-18T11:38:00Z">
        <w:r w:rsidR="00BA39EB" w:rsidRPr="004F12C8" w:rsidDel="004F12C8">
          <w:delText>will be using the standard FX Roll mechanism: o</w:delText>
        </w:r>
      </w:del>
      <w:r w:rsidR="00BA39EB" w:rsidRPr="004F12C8">
        <w:t>nce a portfolio is selected</w:t>
      </w:r>
      <w:ins w:id="618" w:author="Benslimane, Amira" w:date="2016-10-18T11:42:00Z">
        <w:r>
          <w:t xml:space="preserve">, </w:t>
        </w:r>
      </w:ins>
      <w:del w:id="619" w:author="Benslimane, Amira" w:date="2016-10-18T11:42:00Z">
        <w:r w:rsidR="00BA39EB" w:rsidRPr="004F12C8" w:rsidDel="004F12C8">
          <w:delText xml:space="preserve"> all the </w:delText>
        </w:r>
      </w:del>
      <w:r w:rsidR="00BA39EB" w:rsidRPr="004F12C8">
        <w:t>FX forwards are displayed</w:t>
      </w:r>
      <w:ins w:id="620" w:author="Benslimane, Amira" w:date="2016-10-18T11:42:00Z">
        <w:r>
          <w:t xml:space="preserve"> according to the specified range of dates:</w:t>
        </w:r>
      </w:ins>
    </w:p>
    <w:p w:rsidR="004F12C8" w:rsidRDefault="004F12C8">
      <w:pPr>
        <w:pStyle w:val="MisysTextBody"/>
        <w:rPr>
          <w:ins w:id="621" w:author="Benslimane, Amira" w:date="2016-10-18T11:58:00Z"/>
        </w:rPr>
        <w:pPrChange w:id="622" w:author="Benslimane, Amira" w:date="2016-10-18T16:55:00Z">
          <w:pPr>
            <w:pStyle w:val="MisysTextBody"/>
            <w:numPr>
              <w:numId w:val="11"/>
            </w:numPr>
            <w:ind w:left="720" w:hanging="360"/>
          </w:pPr>
        </w:pPrChange>
      </w:pPr>
      <w:ins w:id="623" w:author="Benslimane, Amira" w:date="2016-10-18T11:42:00Z">
        <w:r w:rsidRPr="004D2AEF">
          <w:rPr>
            <w:noProof/>
            <w:lang w:val="en-US" w:eastAsia="zh-CN"/>
          </w:rPr>
          <w:drawing>
            <wp:inline distT="0" distB="0" distL="0" distR="0" wp14:anchorId="5BBA3B53" wp14:editId="1282D432">
              <wp:extent cx="1691640" cy="3810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91640" cy="381000"/>
                      </a:xfrm>
                      <a:prstGeom prst="rect">
                        <a:avLst/>
                      </a:prstGeom>
                    </pic:spPr>
                  </pic:pic>
                </a:graphicData>
              </a:graphic>
            </wp:inline>
          </w:drawing>
        </w:r>
      </w:ins>
    </w:p>
    <w:p w:rsidR="00B002CD" w:rsidRDefault="00B002CD">
      <w:pPr>
        <w:pStyle w:val="MisysTextBody"/>
        <w:rPr>
          <w:ins w:id="624" w:author="Benslimane, Amira" w:date="2016-10-18T11:42:00Z"/>
        </w:rPr>
        <w:pPrChange w:id="625" w:author="Benslimane, Amira" w:date="2016-10-18T16:55:00Z">
          <w:pPr>
            <w:pStyle w:val="MisysTextBody"/>
            <w:numPr>
              <w:numId w:val="11"/>
            </w:numPr>
            <w:ind w:left="720" w:hanging="360"/>
          </w:pPr>
        </w:pPrChange>
      </w:pPr>
    </w:p>
    <w:p w:rsidR="003C43B4" w:rsidRPr="004F12C8" w:rsidDel="00B002CD" w:rsidRDefault="00BA39EB">
      <w:pPr>
        <w:pStyle w:val="MisysTextBody"/>
        <w:rPr>
          <w:del w:id="626" w:author="Benslimane, Amira" w:date="2016-10-18T11:58:00Z"/>
        </w:rPr>
        <w:pPrChange w:id="627" w:author="Benslimane, Amira" w:date="2016-10-18T16:55:00Z">
          <w:pPr>
            <w:pStyle w:val="MisysTextBody"/>
            <w:numPr>
              <w:numId w:val="11"/>
            </w:numPr>
            <w:ind w:left="720" w:hanging="360"/>
          </w:pPr>
        </w:pPrChange>
      </w:pPr>
      <w:del w:id="628" w:author="Benslimane, Amira" w:date="2016-10-18T11:42:00Z">
        <w:r w:rsidRPr="004F12C8" w:rsidDel="004F12C8">
          <w:delText>, t</w:delText>
        </w:r>
      </w:del>
      <w:ins w:id="629" w:author="Benslimane, Amira" w:date="2016-10-18T11:42:00Z">
        <w:r w:rsidR="004F12C8">
          <w:t>T</w:t>
        </w:r>
      </w:ins>
      <w:r w:rsidRPr="004F12C8">
        <w:t>he end user will then select the ones that need to be rolled. This offers more flexibility than setting up a default mechanism and gives a larger view of what is available in the portfolio.</w:t>
      </w:r>
    </w:p>
    <w:p w:rsidR="00DC1D72" w:rsidRPr="004F12C8" w:rsidDel="00B002CD" w:rsidRDefault="00DC1D72">
      <w:pPr>
        <w:pStyle w:val="MisysTextBody"/>
        <w:rPr>
          <w:del w:id="630" w:author="Benslimane, Amira" w:date="2016-10-18T11:58:00Z"/>
        </w:rPr>
      </w:pPr>
    </w:p>
    <w:p w:rsidR="00BA39EB" w:rsidRPr="004F12C8" w:rsidRDefault="007C3B69">
      <w:pPr>
        <w:pStyle w:val="MisysTextBody"/>
      </w:pPr>
      <w:r w:rsidRPr="004D2AEF">
        <w:rPr>
          <w:noProof/>
          <w:lang w:val="en-US" w:eastAsia="zh-CN"/>
        </w:rPr>
        <mc:AlternateContent>
          <mc:Choice Requires="wps">
            <w:drawing>
              <wp:anchor distT="0" distB="0" distL="114300" distR="114300" simplePos="0" relativeHeight="251666432" behindDoc="0" locked="0" layoutInCell="1" allowOverlap="1" wp14:anchorId="63E09F30" wp14:editId="3B47F11E">
                <wp:simplePos x="0" y="0"/>
                <wp:positionH relativeFrom="column">
                  <wp:posOffset>811010</wp:posOffset>
                </wp:positionH>
                <wp:positionV relativeFrom="paragraph">
                  <wp:posOffset>676448</wp:posOffset>
                </wp:positionV>
                <wp:extent cx="2146935" cy="124172"/>
                <wp:effectExtent l="57150" t="19050" r="81915" b="104775"/>
                <wp:wrapNone/>
                <wp:docPr id="26" name="Rectangle 26"/>
                <wp:cNvGraphicFramePr/>
                <a:graphic xmlns:a="http://schemas.openxmlformats.org/drawingml/2006/main">
                  <a:graphicData uri="http://schemas.microsoft.com/office/word/2010/wordprocessingShape">
                    <wps:wsp>
                      <wps:cNvSpPr/>
                      <wps:spPr>
                        <a:xfrm>
                          <a:off x="0" y="0"/>
                          <a:ext cx="2146935" cy="124172"/>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63.85pt;margin-top:53.25pt;width:169.05pt;height: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" filled="f" strokecolor="red">
                <v:shadow on="t" color="black" opacity="22937f" origin=",.5" offset="0,.63889mm"/>
              </v:rect>
            </w:pict>
          </mc:Fallback>
        </mc:AlternateContent>
      </w:r>
      <w:r w:rsidRPr="004F12C8">
        <w:rPr>
          <w:noProof/>
          <w:lang w:val="en-US" w:eastAsia="zh-CN"/>
          <w:rPrChange w:id="631" w:author="Benslimane, Amira" w:date="2016-10-18T11:36:00Z">
            <w:rPr>
              <w:noProof/>
              <w:lang w:val="en-US" w:eastAsia="zh-CN"/>
            </w:rPr>
          </w:rPrChange>
        </w:rPr>
        <mc:AlternateContent>
          <mc:Choice Requires="wps">
            <w:drawing>
              <wp:anchor distT="0" distB="0" distL="114300" distR="114300" simplePos="0" relativeHeight="251670528" behindDoc="0" locked="0" layoutInCell="1" allowOverlap="1" wp14:anchorId="51F9EF54" wp14:editId="7C5F44C6">
                <wp:simplePos x="0" y="0"/>
                <wp:positionH relativeFrom="column">
                  <wp:posOffset>2411210</wp:posOffset>
                </wp:positionH>
                <wp:positionV relativeFrom="paragraph">
                  <wp:posOffset>3717522</wp:posOffset>
                </wp:positionV>
                <wp:extent cx="464128" cy="68638"/>
                <wp:effectExtent l="57150" t="19050" r="69850" b="102870"/>
                <wp:wrapNone/>
                <wp:docPr id="28" name="Rectangle 28"/>
                <wp:cNvGraphicFramePr/>
                <a:graphic xmlns:a="http://schemas.openxmlformats.org/drawingml/2006/main">
                  <a:graphicData uri="http://schemas.microsoft.com/office/word/2010/wordprocessingShape">
                    <wps:wsp>
                      <wps:cNvSpPr/>
                      <wps:spPr>
                        <a:xfrm>
                          <a:off x="0" y="0"/>
                          <a:ext cx="464128" cy="6863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6" style="position:absolute;margin-left:189.85pt;margin-top:292.7pt;width:36.5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" filled="f" strokecolor="red">
                <v:shadow on="t" color="black" opacity="22937f" origin=",.5" offset="0,.63889mm"/>
              </v:rect>
            </w:pict>
          </mc:Fallback>
        </mc:AlternateContent>
      </w:r>
      <w:r w:rsidRPr="004F12C8">
        <w:rPr>
          <w:noProof/>
          <w:lang w:val="en-US" w:eastAsia="zh-CN"/>
          <w:rPrChange w:id="632" w:author="Benslimane, Amira" w:date="2016-10-18T11:36:00Z">
            <w:rPr>
              <w:noProof/>
              <w:lang w:val="en-US" w:eastAsia="zh-CN"/>
            </w:rPr>
          </w:rPrChange>
        </w:rPr>
        <mc:AlternateContent>
          <mc:Choice Requires="wps">
            <w:drawing>
              <wp:anchor distT="0" distB="0" distL="114300" distR="114300" simplePos="0" relativeHeight="251672576" behindDoc="0" locked="0" layoutInCell="1" allowOverlap="1" wp14:anchorId="6DDE6945" wp14:editId="08797A53">
                <wp:simplePos x="0" y="0"/>
                <wp:positionH relativeFrom="column">
                  <wp:posOffset>194310</wp:posOffset>
                </wp:positionH>
                <wp:positionV relativeFrom="paragraph">
                  <wp:posOffset>4000500</wp:posOffset>
                </wp:positionV>
                <wp:extent cx="1031240" cy="110490"/>
                <wp:effectExtent l="57150" t="19050" r="73660" b="99060"/>
                <wp:wrapNone/>
                <wp:docPr id="29" name="Rectangle 29"/>
                <wp:cNvGraphicFramePr/>
                <a:graphic xmlns:a="http://schemas.openxmlformats.org/drawingml/2006/main">
                  <a:graphicData uri="http://schemas.microsoft.com/office/word/2010/wordprocessingShape">
                    <wps:wsp>
                      <wps:cNvSpPr/>
                      <wps:spPr>
                        <a:xfrm>
                          <a:off x="0" y="0"/>
                          <a:ext cx="1031240" cy="11049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15.3pt;margin-top:315pt;width:81.2pt;height: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" filled="f" strokecolor="red">
                <v:shadow on="t" color="black" opacity="22937f" origin=",.5" offset="0,.63889mm"/>
              </v:rect>
            </w:pict>
          </mc:Fallback>
        </mc:AlternateContent>
      </w:r>
      <w:r w:rsidRPr="004F12C8">
        <w:rPr>
          <w:noProof/>
          <w:lang w:val="en-US" w:eastAsia="zh-CN"/>
          <w:rPrChange w:id="633" w:author="Benslimane, Amira" w:date="2016-10-18T11:36:00Z">
            <w:rPr>
              <w:noProof/>
              <w:lang w:val="en-US" w:eastAsia="zh-CN"/>
            </w:rPr>
          </w:rPrChange>
        </w:rPr>
        <mc:AlternateContent>
          <mc:Choice Requires="wps">
            <w:drawing>
              <wp:anchor distT="0" distB="0" distL="114300" distR="114300" simplePos="0" relativeHeight="251668480" behindDoc="0" locked="0" layoutInCell="1" allowOverlap="1" wp14:anchorId="3756782D" wp14:editId="0B4D2EC4">
                <wp:simplePos x="0" y="0"/>
                <wp:positionH relativeFrom="column">
                  <wp:posOffset>229005</wp:posOffset>
                </wp:positionH>
                <wp:positionV relativeFrom="paragraph">
                  <wp:posOffset>3710074</wp:posOffset>
                </wp:positionV>
                <wp:extent cx="1156335" cy="75565"/>
                <wp:effectExtent l="57150" t="19050" r="81915" b="95885"/>
                <wp:wrapNone/>
                <wp:docPr id="27" name="Rectangle 27"/>
                <wp:cNvGraphicFramePr/>
                <a:graphic xmlns:a="http://schemas.openxmlformats.org/drawingml/2006/main">
                  <a:graphicData uri="http://schemas.microsoft.com/office/word/2010/wordprocessingShape">
                    <wps:wsp>
                      <wps:cNvSpPr/>
                      <wps:spPr>
                        <a:xfrm>
                          <a:off x="0" y="0"/>
                          <a:ext cx="1156335" cy="7556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18.05pt;margin-top:292.15pt;width:91.05pt;height:5.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" filled="f" strokecolor="red">
                <v:shadow on="t" color="black" opacity="22937f" origin=",.5" offset="0,.63889mm"/>
              </v:rect>
            </w:pict>
          </mc:Fallback>
        </mc:AlternateContent>
      </w:r>
      <w:r w:rsidR="00BA39EB" w:rsidRPr="004F12C8">
        <w:rPr>
          <w:noProof/>
          <w:lang w:val="en-US" w:eastAsia="zh-CN"/>
          <w:rPrChange w:id="634" w:author="Benslimane, Amira" w:date="2016-10-18T11:36:00Z">
            <w:rPr>
              <w:noProof/>
              <w:lang w:val="en-US" w:eastAsia="zh-CN"/>
            </w:rPr>
          </w:rPrChange>
        </w:rPr>
        <w:drawing>
          <wp:inline distT="0" distB="0" distL="0" distR="0" wp14:anchorId="2B07D591" wp14:editId="6698F6A3">
            <wp:extent cx="2330037" cy="2950928"/>
            <wp:effectExtent l="0" t="0" r="0" b="1905"/>
            <wp:docPr id="24" name="Picture 24" descr="cid:image001.png@01D1BA7D.58C5C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BA7D.58C5C75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2330132" cy="2951049"/>
                    </a:xfrm>
                    <a:prstGeom prst="rect">
                      <a:avLst/>
                    </a:prstGeom>
                    <a:noFill/>
                    <a:ln>
                      <a:noFill/>
                    </a:ln>
                  </pic:spPr>
                </pic:pic>
              </a:graphicData>
            </a:graphic>
          </wp:inline>
        </w:drawing>
      </w:r>
      <w:r w:rsidR="00BA39EB" w:rsidRPr="004F12C8">
        <w:rPr>
          <w:noProof/>
          <w:lang w:val="en-US" w:eastAsia="zh-CN"/>
          <w:rPrChange w:id="635" w:author="Benslimane, Amira" w:date="2016-10-18T11:36:00Z">
            <w:rPr>
              <w:noProof/>
              <w:lang w:val="en-US" w:eastAsia="zh-CN"/>
            </w:rPr>
          </w:rPrChange>
        </w:rPr>
        <w:drawing>
          <wp:inline distT="0" distB="0" distL="0" distR="0" wp14:anchorId="153AB8B0" wp14:editId="08CBF9E1">
            <wp:extent cx="5209309" cy="1530625"/>
            <wp:effectExtent l="0" t="0" r="0" b="0"/>
            <wp:docPr id="25" name="Picture 25" descr="cid:image001.png@01D1BA7D.761F3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D1BA7D.761F34D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206231" cy="1529721"/>
                    </a:xfrm>
                    <a:prstGeom prst="rect">
                      <a:avLst/>
                    </a:prstGeom>
                    <a:noFill/>
                    <a:ln>
                      <a:noFill/>
                    </a:ln>
                  </pic:spPr>
                </pic:pic>
              </a:graphicData>
            </a:graphic>
          </wp:inline>
        </w:drawing>
      </w:r>
    </w:p>
    <w:p w:rsidR="00A265F8" w:rsidRPr="004F12C8" w:rsidRDefault="00A265F8">
      <w:pPr>
        <w:pStyle w:val="MisysTextBody"/>
      </w:pPr>
    </w:p>
    <w:p w:rsidR="00BA39EB" w:rsidRPr="004F12C8" w:rsidRDefault="004F12C8">
      <w:pPr>
        <w:pStyle w:val="MisysTextBody"/>
      </w:pPr>
      <w:ins w:id="636" w:author="Benslimane, Amira" w:date="2016-10-18T11:40:00Z">
        <w:r>
          <w:t xml:space="preserve">User then selects the positions </w:t>
        </w:r>
      </w:ins>
      <w:ins w:id="637" w:author="Benslimane, Amira" w:date="2016-10-18T11:43:00Z">
        <w:r w:rsidR="001A01A4">
          <w:t>to</w:t>
        </w:r>
      </w:ins>
      <w:ins w:id="638" w:author="Benslimane, Amira" w:date="2016-10-18T11:40:00Z">
        <w:r>
          <w:t xml:space="preserve"> roll</w:t>
        </w:r>
      </w:ins>
      <w:ins w:id="639" w:author="Benslimane, Amira" w:date="2016-10-18T11:44:00Z">
        <w:r w:rsidR="001A01A4">
          <w:t xml:space="preserve"> from the GUI</w:t>
        </w:r>
      </w:ins>
      <w:ins w:id="640" w:author="Benslimane, Amira" w:date="2016-10-18T11:43:00Z">
        <w:r w:rsidR="001A01A4">
          <w:t xml:space="preserve"> and new target expiry dates</w:t>
        </w:r>
      </w:ins>
      <w:ins w:id="641" w:author="Benslimane, Amira" w:date="2016-10-18T11:40:00Z">
        <w:r>
          <w:t xml:space="preserve"> </w:t>
        </w:r>
      </w:ins>
      <w:ins w:id="642" w:author="Benslimane, Amira" w:date="2016-10-18T11:44:00Z">
        <w:r w:rsidR="001A01A4">
          <w:t>from a calendar.</w:t>
        </w:r>
      </w:ins>
    </w:p>
    <w:p w:rsidR="00BC4CFF" w:rsidRPr="004F12C8" w:rsidRDefault="00BC4CFF">
      <w:pPr>
        <w:pStyle w:val="MisysTextBody"/>
      </w:pPr>
    </w:p>
    <w:p w:rsidR="004F12C8" w:rsidRPr="00A75C34" w:rsidRDefault="004F12C8">
      <w:pPr>
        <w:pStyle w:val="Subtitle"/>
        <w:ind w:firstLine="360"/>
        <w:jc w:val="left"/>
        <w:rPr>
          <w:ins w:id="643" w:author="Benslimane, Amira" w:date="2016-10-18T11:37:00Z"/>
          <w:rStyle w:val="Heading1Char"/>
          <w:rFonts w:asciiTheme="minorHAnsi" w:hAnsiTheme="minorHAnsi" w:cstheme="minorHAnsi"/>
          <w:caps/>
        </w:rPr>
        <w:pPrChange w:id="644" w:author="Benslimane, Amira" w:date="2016-10-18T16:57:00Z">
          <w:pPr>
            <w:pStyle w:val="Subtitle"/>
            <w:jc w:val="left"/>
          </w:pPr>
        </w:pPrChange>
      </w:pPr>
      <w:bookmarkStart w:id="645" w:name="_Toc464573192"/>
      <w:ins w:id="646" w:author="Benslimane, Amira" w:date="2016-10-18T11:37:00Z">
        <w:r w:rsidRPr="00A75C34">
          <w:rPr>
            <w:rStyle w:val="Heading1Char"/>
          </w:rPr>
          <w:t xml:space="preserve">FX Rolling </w:t>
        </w:r>
        <w:r>
          <w:rPr>
            <w:rStyle w:val="Heading1Char"/>
          </w:rPr>
          <w:t>Link maintenance</w:t>
        </w:r>
        <w:r w:rsidRPr="00A75C34">
          <w:rPr>
            <w:rStyle w:val="Heading1Char"/>
          </w:rPr>
          <w:t>:</w:t>
        </w:r>
        <w:bookmarkEnd w:id="645"/>
      </w:ins>
    </w:p>
    <w:p w:rsidR="00BC4CFF" w:rsidRPr="002A5769" w:rsidDel="00E968A1" w:rsidRDefault="00BC4CFF">
      <w:pPr>
        <w:pStyle w:val="MisysTextBody"/>
        <w:rPr>
          <w:del w:id="647" w:author="Benslimane, Amira" w:date="2016-10-18T11:45:00Z"/>
        </w:rPr>
      </w:pPr>
    </w:p>
    <w:p w:rsidR="00DC1D72" w:rsidRDefault="00833686">
      <w:pPr>
        <w:pStyle w:val="MisysTextBody"/>
        <w:rPr>
          <w:ins w:id="648" w:author="Benslimane, Amira" w:date="2016-10-18T11:46:00Z"/>
        </w:rPr>
        <w:pPrChange w:id="649" w:author="Benslimane, Amira" w:date="2016-10-18T16:55:00Z">
          <w:pPr>
            <w:pStyle w:val="MisysTextBody"/>
            <w:numPr>
              <w:numId w:val="11"/>
            </w:numPr>
            <w:ind w:left="720" w:hanging="360"/>
          </w:pPr>
        </w:pPrChange>
      </w:pPr>
      <w:del w:id="650" w:author="Benslimane, Amira" w:date="2016-10-18T11:45:00Z">
        <w:r w:rsidRPr="00E968A1" w:rsidDel="00E968A1">
          <w:rPr>
            <w:rPrChange w:id="651" w:author="Benslimane, Amira" w:date="2016-10-18T11:45:00Z">
              <w:rPr>
                <w:highlight w:val="yellow"/>
              </w:rPr>
            </w:rPrChange>
          </w:rPr>
          <w:delText>A</w:delText>
        </w:r>
      </w:del>
      <w:ins w:id="652" w:author="Benslimane, Amira" w:date="2016-10-18T11:46:00Z">
        <w:r w:rsidR="00E968A1">
          <w:t>A</w:t>
        </w:r>
      </w:ins>
      <w:r w:rsidRPr="00E968A1">
        <w:rPr>
          <w:rPrChange w:id="653" w:author="Benslimane, Amira" w:date="2016-10-18T11:45:00Z">
            <w:rPr>
              <w:highlight w:val="yellow"/>
            </w:rPr>
          </w:rPrChange>
        </w:rPr>
        <w:t xml:space="preserve"> link between the rolled FX forwards will need to be created</w:t>
      </w:r>
      <w:del w:id="654" w:author="Benslimane, Amira" w:date="2016-10-18T11:46:00Z">
        <w:r w:rsidRPr="00E968A1" w:rsidDel="00E968A1">
          <w:rPr>
            <w:rPrChange w:id="655" w:author="Benslimane, Amira" w:date="2016-10-18T11:45:00Z">
              <w:rPr>
                <w:highlight w:val="yellow"/>
              </w:rPr>
            </w:rPrChange>
          </w:rPr>
          <w:delText xml:space="preserve"> – </w:delText>
        </w:r>
      </w:del>
      <w:del w:id="656" w:author="Benslimane, Amira" w:date="2016-09-21T15:55:00Z">
        <w:r w:rsidRPr="00E968A1" w:rsidDel="00180394">
          <w:rPr>
            <w:rPrChange w:id="657" w:author="Benslimane, Amira" w:date="2016-10-18T11:45:00Z">
              <w:rPr>
                <w:highlight w:val="yellow"/>
              </w:rPr>
            </w:rPrChange>
          </w:rPr>
          <w:delText>this is not available within the toolkit but is being discussed with product management as part of core product enhancement targeted for Day 2</w:delText>
        </w:r>
        <w:r w:rsidR="00522632" w:rsidRPr="00E968A1" w:rsidDel="00180394">
          <w:rPr>
            <w:rPrChange w:id="658" w:author="Benslimane, Amira" w:date="2016-10-18T11:45:00Z">
              <w:rPr>
                <w:highlight w:val="yellow"/>
              </w:rPr>
            </w:rPrChange>
          </w:rPr>
          <w:delText>.</w:delText>
        </w:r>
      </w:del>
      <w:ins w:id="659" w:author="Benslimane, Amira" w:date="2016-10-18T11:46:00Z">
        <w:r w:rsidR="00E968A1">
          <w:t xml:space="preserve">. </w:t>
        </w:r>
      </w:ins>
    </w:p>
    <w:p w:rsidR="00E968A1" w:rsidRDefault="00E968A1">
      <w:pPr>
        <w:pStyle w:val="MisysTextBody"/>
        <w:rPr>
          <w:ins w:id="660" w:author="Benslimane, Amira" w:date="2016-10-18T11:59:00Z"/>
        </w:rPr>
        <w:pPrChange w:id="661" w:author="Benslimane, Amira" w:date="2016-10-18T16:55:00Z">
          <w:pPr>
            <w:pStyle w:val="MisysTextBody"/>
            <w:numPr>
              <w:numId w:val="11"/>
            </w:numPr>
            <w:ind w:left="720" w:hanging="360"/>
          </w:pPr>
        </w:pPrChange>
      </w:pPr>
      <w:ins w:id="662" w:author="Benslimane, Amira" w:date="2016-10-18T11:46:00Z">
        <w:r>
          <w:t>Every FX forward is linked to the position and the instrument. Therefore every roll will be linked to previous FX Forwards, position and instrument.</w:t>
        </w:r>
      </w:ins>
    </w:p>
    <w:p w:rsidR="00BD2B92" w:rsidRPr="009007A5" w:rsidRDefault="00C06D5E">
      <w:pPr>
        <w:pStyle w:val="MisysTextBody"/>
        <w:rPr>
          <w:ins w:id="663" w:author="Benslimane, Amira" w:date="2016-10-18T16:52:00Z"/>
        </w:rPr>
        <w:pPrChange w:id="664" w:author="Benslimane, Amira" w:date="2016-10-18T16:55:00Z">
          <w:pPr>
            <w:pStyle w:val="Heading2"/>
          </w:pPr>
        </w:pPrChange>
      </w:pPr>
      <w:ins w:id="665" w:author="Benslimane, Amira" w:date="2016-10-18T11:59:00Z">
        <w:r>
          <w:t xml:space="preserve">This means that FX Forwards will need </w:t>
        </w:r>
      </w:ins>
      <w:ins w:id="666" w:author="Benslimane, Amira" w:date="2016-10-18T12:00:00Z">
        <w:r>
          <w:t xml:space="preserve">to have </w:t>
        </w:r>
      </w:ins>
      <w:ins w:id="667" w:author="Benslimane, Amira" w:date="2016-10-18T11:59:00Z">
        <w:r>
          <w:t>a roll attached</w:t>
        </w:r>
      </w:ins>
      <w:ins w:id="668" w:author="Benslimane, Amira" w:date="2016-10-18T12:00:00Z">
        <w:r>
          <w:t xml:space="preserve"> to each</w:t>
        </w:r>
      </w:ins>
      <w:ins w:id="669" w:author="Benslimane, Amira" w:date="2016-10-18T11:59:00Z">
        <w:r>
          <w:t xml:space="preserve"> individually. Therefore separate orders are </w:t>
        </w:r>
      </w:ins>
      <w:ins w:id="670" w:author="Benslimane, Amira" w:date="2016-10-18T12:00:00Z">
        <w:r>
          <w:t>to be created for each roll.</w:t>
        </w:r>
      </w:ins>
    </w:p>
    <w:p w:rsidR="00BD2B92" w:rsidRDefault="00BD2B92">
      <w:pPr>
        <w:pStyle w:val="MisysTextBody"/>
        <w:rPr>
          <w:ins w:id="671" w:author="Benslimane, Amira" w:date="2016-10-18T16:52:00Z"/>
        </w:rPr>
      </w:pPr>
      <w:ins w:id="672" w:author="Benslimane, Amira" w:date="2016-10-18T16:52:00Z">
        <w:r>
          <w:t>Under the same fund we might open a position1 with exposure x% on date 1, that we will hedge and link to an FX FWD1 x%.</w:t>
        </w:r>
      </w:ins>
    </w:p>
    <w:p w:rsidR="00BD2B92" w:rsidRDefault="00BD2B92">
      <w:pPr>
        <w:pStyle w:val="MisysTextBody"/>
        <w:rPr>
          <w:ins w:id="673" w:author="Benslimane, Amira" w:date="2016-10-18T16:52:00Z"/>
        </w:rPr>
      </w:pPr>
      <w:ins w:id="674" w:author="Benslimane, Amira" w:date="2016-10-18T16:52:00Z">
        <w:r>
          <w:t>On date 2 we might open a position2 with exposure y%, that we will hedge and link to an FX FWD2 y%.</w:t>
        </w:r>
      </w:ins>
    </w:p>
    <w:p w:rsidR="00BD2B92" w:rsidRDefault="00BD2B92">
      <w:pPr>
        <w:pStyle w:val="MisysTextBody"/>
        <w:rPr>
          <w:ins w:id="675" w:author="Benslimane, Amira" w:date="2016-10-18T16:52:00Z"/>
        </w:rPr>
      </w:pPr>
      <w:ins w:id="676" w:author="Benslimane, Amira" w:date="2016-10-18T16:52:00Z">
        <w:r>
          <w:t>In the portfolio view (without the toolkit) we will have one position with exposure x+y% and two FX FWDs</w:t>
        </w:r>
      </w:ins>
      <w:ins w:id="677" w:author="Benslimane, Amira" w:date="2016-10-18T16:53:00Z">
        <w:r>
          <w:t>.</w:t>
        </w:r>
      </w:ins>
    </w:p>
    <w:p w:rsidR="00BD2B92" w:rsidRDefault="00BD2B92">
      <w:pPr>
        <w:pStyle w:val="MisysTextBody"/>
        <w:rPr>
          <w:ins w:id="678" w:author="Benslimane, Amira" w:date="2016-10-18T16:52:00Z"/>
        </w:rPr>
      </w:pPr>
      <w:ins w:id="679" w:author="Benslimane, Amira" w:date="2016-10-18T16:52:00Z">
        <w:r>
          <w:t>In the toolkited extraction we will maintain the link between the position and its two hedging forwards.</w:t>
        </w:r>
      </w:ins>
    </w:p>
    <w:p w:rsidR="00BD2B92" w:rsidRDefault="00BD2B92">
      <w:pPr>
        <w:pStyle w:val="MisysTextBody"/>
        <w:rPr>
          <w:ins w:id="680" w:author="Benslimane, Amira" w:date="2016-10-18T16:52:00Z"/>
        </w:rPr>
      </w:pPr>
      <w:ins w:id="681" w:author="Benslimane, Amira" w:date="2016-10-18T16:52:00Z">
        <w:r>
          <w:t xml:space="preserve">This way when the FX Forward is rolled we will maintain </w:t>
        </w:r>
        <w:r w:rsidRPr="00017AE2">
          <w:t xml:space="preserve">a historical connection of the rolls to the </w:t>
        </w:r>
        <w:r>
          <w:t>position on the instrument. So we will have (position, old FXFWD1, rolled FXFWD1,old FXFWD2, rolled FXFWD2).</w:t>
        </w:r>
      </w:ins>
    </w:p>
    <w:p w:rsidR="00BD2B92" w:rsidRDefault="00BD2B92">
      <w:pPr>
        <w:pStyle w:val="MisysTextBody"/>
        <w:rPr>
          <w:ins w:id="682" w:author="Benslimane, Amira" w:date="2016-10-18T16:52:00Z"/>
        </w:rPr>
      </w:pPr>
      <w:ins w:id="683" w:author="Benslimane, Amira" w:date="2016-10-18T16:52:00Z">
        <w:r>
          <w:lastRenderedPageBreak/>
          <w:t>The rolling of each FX forward will correspond to one order in Fusion Invest. If the orders need to be grouped to send one FX Forward to the market with x+y% it will need to be done outside Fusion Invest. The executions should be sent back on each order and will be retrieved on the appropriate position.</w:t>
        </w:r>
      </w:ins>
    </w:p>
    <w:p w:rsidR="00BD2B92" w:rsidRPr="00017AE2" w:rsidRDefault="00BD2B92">
      <w:pPr>
        <w:pStyle w:val="MisysTextBody"/>
        <w:rPr>
          <w:ins w:id="684" w:author="Benslimane, Amira" w:date="2016-10-18T16:52:00Z"/>
        </w:rPr>
      </w:pPr>
      <w:ins w:id="685" w:author="Benslimane, Amira" w:date="2016-10-18T16:52:00Z">
        <w:r>
          <w:t>Same mechanism if positions are across several funds.</w:t>
        </w:r>
      </w:ins>
    </w:p>
    <w:p w:rsidR="00BD2B92" w:rsidRDefault="00BD2B92">
      <w:pPr>
        <w:pStyle w:val="MisysTextBody"/>
        <w:rPr>
          <w:ins w:id="686" w:author="Benslimane, Amira" w:date="2016-10-18T11:58:00Z"/>
        </w:rPr>
        <w:pPrChange w:id="687" w:author="Benslimane, Amira" w:date="2016-10-18T16:55:00Z">
          <w:pPr>
            <w:pStyle w:val="MisysTextBody"/>
            <w:numPr>
              <w:numId w:val="11"/>
            </w:numPr>
            <w:ind w:left="720" w:hanging="360"/>
          </w:pPr>
        </w:pPrChange>
      </w:pPr>
    </w:p>
    <w:p w:rsidR="00C06D5E" w:rsidRPr="00A75C34" w:rsidRDefault="00C06D5E">
      <w:pPr>
        <w:pStyle w:val="MisysTextBody"/>
        <w:rPr>
          <w:ins w:id="688" w:author="Benslimane, Amira" w:date="2016-10-18T12:00:00Z"/>
          <w:rStyle w:val="Strong"/>
        </w:rPr>
      </w:pPr>
      <w:ins w:id="689" w:author="Benslimane, Amira" w:date="2016-10-18T12:00:00Z">
        <w:r w:rsidRPr="00A75C34">
          <w:rPr>
            <w:rStyle w:val="Strong"/>
          </w:rPr>
          <w:t>Example:</w:t>
        </w:r>
      </w:ins>
    </w:p>
    <w:p w:rsidR="00C06D5E" w:rsidRDefault="00C06D5E">
      <w:pPr>
        <w:pStyle w:val="MisysTextBody"/>
        <w:rPr>
          <w:ins w:id="690" w:author="Benslimane, Amira" w:date="2016-10-18T12:00:00Z"/>
        </w:rPr>
        <w:pPrChange w:id="691" w:author="Benslimane, Amira" w:date="2016-10-18T16:55:00Z">
          <w:pPr>
            <w:pStyle w:val="MisysTextBody"/>
            <w:numPr>
              <w:numId w:val="11"/>
            </w:numPr>
            <w:ind w:left="720" w:hanging="360"/>
          </w:pPr>
        </w:pPrChange>
      </w:pPr>
      <w:ins w:id="692" w:author="Benslimane, Amira" w:date="2016-10-18T12:00:00Z">
        <w:r>
          <w:t>Fund1 EUR</w:t>
        </w:r>
      </w:ins>
    </w:p>
    <w:p w:rsidR="00C06D5E" w:rsidRDefault="00C06D5E">
      <w:pPr>
        <w:pStyle w:val="MisysTextBody"/>
        <w:rPr>
          <w:ins w:id="693" w:author="Benslimane, Amira" w:date="2016-10-18T12:01:00Z"/>
        </w:rPr>
        <w:pPrChange w:id="694" w:author="Benslimane, Amira" w:date="2016-10-18T16:55:00Z">
          <w:pPr>
            <w:pStyle w:val="MisysTextBody"/>
            <w:numPr>
              <w:numId w:val="11"/>
            </w:numPr>
            <w:ind w:left="720" w:hanging="360"/>
          </w:pPr>
        </w:pPrChange>
      </w:pPr>
      <w:ins w:id="695" w:author="Benslimane, Amira" w:date="2016-10-18T12:00:00Z">
        <w:r>
          <w:t>Share1</w:t>
        </w:r>
      </w:ins>
      <w:ins w:id="696" w:author="Benslimane, Amira" w:date="2016-10-18T12:01:00Z">
        <w:r>
          <w:t xml:space="preserve"> USD - - FX Spot1 – FX FWD 1</w:t>
        </w:r>
      </w:ins>
      <w:ins w:id="697" w:author="Benslimane, Amira" w:date="2016-10-18T12:02:00Z">
        <w:r>
          <w:t>_</w:t>
        </w:r>
      </w:ins>
      <w:ins w:id="698" w:author="Benslimane, Amira" w:date="2016-10-18T12:01:00Z">
        <w:r>
          <w:t>d</w:t>
        </w:r>
      </w:ins>
      <w:ins w:id="699" w:author="Benslimane, Amira" w:date="2016-10-18T12:02:00Z">
        <w:r>
          <w:t>ate D</w:t>
        </w:r>
      </w:ins>
    </w:p>
    <w:p w:rsidR="00C06D5E" w:rsidRDefault="00C06D5E">
      <w:pPr>
        <w:pStyle w:val="MisysTextBody"/>
        <w:rPr>
          <w:ins w:id="700" w:author="Benslimane, Amira" w:date="2016-10-18T12:02:00Z"/>
        </w:rPr>
      </w:pPr>
      <w:ins w:id="701" w:author="Benslimane, Amira" w:date="2016-10-18T12:01:00Z">
        <w:r>
          <w:t>Share2 USD - - FX Spot2 – FX FWD 2</w:t>
        </w:r>
      </w:ins>
      <w:ins w:id="702" w:author="Benslimane, Amira" w:date="2016-10-18T12:02:00Z">
        <w:r>
          <w:t>_date D</w:t>
        </w:r>
      </w:ins>
    </w:p>
    <w:p w:rsidR="00C06D5E" w:rsidRDefault="00C06D5E">
      <w:pPr>
        <w:pStyle w:val="MisysTextBody"/>
        <w:rPr>
          <w:ins w:id="703" w:author="Benslimane, Amira" w:date="2016-10-18T12:01:00Z"/>
        </w:rPr>
      </w:pPr>
    </w:p>
    <w:p w:rsidR="00C06D5E" w:rsidRDefault="00C06D5E">
      <w:pPr>
        <w:pStyle w:val="MisysTextBody"/>
        <w:rPr>
          <w:ins w:id="704" w:author="Benslimane, Amira" w:date="2016-10-18T12:01:00Z"/>
        </w:rPr>
      </w:pPr>
      <w:ins w:id="705" w:author="Benslimane, Amira" w:date="2016-10-18T12:01:00Z">
        <w:r>
          <w:t>Fund2 EUR</w:t>
        </w:r>
      </w:ins>
    </w:p>
    <w:p w:rsidR="00C06D5E" w:rsidRDefault="00C06D5E">
      <w:pPr>
        <w:pStyle w:val="MisysTextBody"/>
        <w:rPr>
          <w:ins w:id="706" w:author="Benslimane, Amira" w:date="2016-10-18T12:02:00Z"/>
        </w:rPr>
      </w:pPr>
      <w:ins w:id="707" w:author="Benslimane, Amira" w:date="2016-10-18T12:01:00Z">
        <w:r>
          <w:t>Share1 USD - - FX Spot4 – FX FWD 4</w:t>
        </w:r>
      </w:ins>
      <w:ins w:id="708" w:author="Benslimane, Amira" w:date="2016-10-18T12:02:00Z">
        <w:r>
          <w:t>_date D</w:t>
        </w:r>
      </w:ins>
    </w:p>
    <w:p w:rsidR="00C06D5E" w:rsidRDefault="00C06D5E">
      <w:pPr>
        <w:pStyle w:val="MisysTextBody"/>
        <w:rPr>
          <w:ins w:id="709" w:author="Benslimane, Amira" w:date="2016-10-18T12:01:00Z"/>
        </w:rPr>
      </w:pPr>
    </w:p>
    <w:p w:rsidR="00C06D5E" w:rsidRDefault="00C06D5E">
      <w:pPr>
        <w:pStyle w:val="MisysTextBody"/>
        <w:rPr>
          <w:ins w:id="710" w:author="Benslimane, Amira" w:date="2016-10-18T12:02:00Z"/>
        </w:rPr>
      </w:pPr>
      <w:ins w:id="711" w:author="Benslimane, Amira" w:date="2016-10-18T12:01:00Z">
        <w:r>
          <w:t>Share3 USD - - FX Spot3 – FX FWD 3</w:t>
        </w:r>
      </w:ins>
      <w:ins w:id="712" w:author="Benslimane, Amira" w:date="2016-10-18T12:02:00Z">
        <w:r>
          <w:t>_date D</w:t>
        </w:r>
      </w:ins>
    </w:p>
    <w:p w:rsidR="00C06D5E" w:rsidRDefault="00C06D5E">
      <w:pPr>
        <w:pStyle w:val="MisysTextBody"/>
        <w:rPr>
          <w:ins w:id="713" w:author="Benslimane, Amira" w:date="2016-10-18T12:05:00Z"/>
        </w:rPr>
      </w:pPr>
      <w:ins w:id="714" w:author="Benslimane, Amira" w:date="2016-10-18T12:02:00Z">
        <w:r>
          <w:t xml:space="preserve">When the user decides to roll all 4 FX Forwards that expire on date D, he will </w:t>
        </w:r>
      </w:ins>
      <w:ins w:id="715" w:author="Benslimane, Amira" w:date="2016-10-18T12:03:00Z">
        <w:r>
          <w:t xml:space="preserve">use the GUI described in the FX Rolling mechanism section and have them displayed. He will then </w:t>
        </w:r>
      </w:ins>
      <w:ins w:id="716" w:author="Benslimane, Amira" w:date="2016-10-18T12:04:00Z">
        <w:r w:rsidR="00BE3030">
          <w:t>select them and choose a new date (date D2) and roll. The orders will be created in the blotter (2 for each roll one closing the existing FX FWD</w:t>
        </w:r>
      </w:ins>
      <w:ins w:id="717" w:author="Benslimane, Amira" w:date="2016-10-18T12:05:00Z">
        <w:r w:rsidR="00BE3030">
          <w:t xml:space="preserve"> trade</w:t>
        </w:r>
      </w:ins>
      <w:ins w:id="718" w:author="Benslimane, Amira" w:date="2016-10-18T12:04:00Z">
        <w:r w:rsidR="00BE3030">
          <w:t xml:space="preserve"> and one opening the </w:t>
        </w:r>
      </w:ins>
      <w:ins w:id="719" w:author="Benslimane, Amira" w:date="2016-10-18T12:05:00Z">
        <w:r w:rsidR="00BE3030">
          <w:t>new trade).</w:t>
        </w:r>
      </w:ins>
    </w:p>
    <w:p w:rsidR="00BE3030" w:rsidRDefault="00BE3030">
      <w:pPr>
        <w:pStyle w:val="MisysTextBody"/>
        <w:rPr>
          <w:ins w:id="720" w:author="Benslimane, Amira" w:date="2016-10-18T12:07:00Z"/>
        </w:rPr>
      </w:pPr>
      <w:ins w:id="721" w:author="Benslimane, Amira" w:date="2016-10-18T12:05:00Z">
        <w:r>
          <w:t xml:space="preserve">In the blotter the user can </w:t>
        </w:r>
        <w:r w:rsidR="00645F09">
          <w:t xml:space="preserve">do a multiple selection and send them all to the </w:t>
        </w:r>
      </w:ins>
      <w:ins w:id="722" w:author="Benslimane, Amira" w:date="2016-10-18T12:06:00Z">
        <w:r w:rsidR="00645F09">
          <w:t>execution</w:t>
        </w:r>
      </w:ins>
      <w:ins w:id="723" w:author="Benslimane, Amira" w:date="2016-10-18T12:05:00Z">
        <w:r w:rsidR="00645F09">
          <w:t xml:space="preserve"> platform. T</w:t>
        </w:r>
      </w:ins>
      <w:ins w:id="724" w:author="Benslimane, Amira" w:date="2016-10-18T12:06:00Z">
        <w:r w:rsidR="00645F09">
          <w:t>he orders will be sent separately and the execution platform (FX ALL) will manage the grouping of these orders and the netting. Once executed Fusion Invest will receive back 4 executions to dispatch o</w:t>
        </w:r>
      </w:ins>
      <w:ins w:id="725" w:author="Benslimane, Amira" w:date="2016-10-18T12:07:00Z">
        <w:r w:rsidR="00645F09">
          <w:t>n</w:t>
        </w:r>
      </w:ins>
      <w:ins w:id="726" w:author="Benslimane, Amira" w:date="2016-10-18T12:06:00Z">
        <w:r w:rsidR="00645F09">
          <w:t xml:space="preserve"> each of the original orders and create the corresponding trades.</w:t>
        </w:r>
      </w:ins>
    </w:p>
    <w:p w:rsidR="00645F09" w:rsidRDefault="00645F09">
      <w:pPr>
        <w:pStyle w:val="MisysTextBody"/>
        <w:rPr>
          <w:ins w:id="727" w:author="Benslimane, Amira" w:date="2016-10-18T12:07:00Z"/>
        </w:rPr>
      </w:pPr>
    </w:p>
    <w:p w:rsidR="00645F09" w:rsidRDefault="00645F09">
      <w:pPr>
        <w:pStyle w:val="MisysTextBody"/>
        <w:rPr>
          <w:ins w:id="728" w:author="Benslimane, Amira" w:date="2016-10-18T12:01:00Z"/>
        </w:rPr>
      </w:pPr>
      <w:ins w:id="729" w:author="Benslimane, Amira" w:date="2016-10-18T12:07:00Z">
        <w:r>
          <w:t>The extraction with the roll taken into account will be as follows:</w:t>
        </w:r>
      </w:ins>
    </w:p>
    <w:p w:rsidR="00645F09" w:rsidRDefault="00645F09">
      <w:pPr>
        <w:pStyle w:val="MisysTextBody"/>
        <w:rPr>
          <w:ins w:id="730" w:author="Benslimane, Amira" w:date="2016-10-18T12:07:00Z"/>
        </w:rPr>
      </w:pPr>
      <w:ins w:id="731" w:author="Benslimane, Amira" w:date="2016-10-18T12:07:00Z">
        <w:r>
          <w:t>Fund1 EUR</w:t>
        </w:r>
      </w:ins>
    </w:p>
    <w:p w:rsidR="00645F09" w:rsidRDefault="00645F09">
      <w:pPr>
        <w:pStyle w:val="MisysTextBody"/>
        <w:rPr>
          <w:ins w:id="732" w:author="Benslimane, Amira" w:date="2016-10-18T12:07:00Z"/>
        </w:rPr>
      </w:pPr>
      <w:ins w:id="733" w:author="Benslimane, Amira" w:date="2016-10-18T12:07:00Z">
        <w:r>
          <w:t xml:space="preserve">Share1 USD - - FX Spot1 – FX FWD 1_date D– FX FWD </w:t>
        </w:r>
      </w:ins>
      <w:ins w:id="734" w:author="Benslimane, Amira" w:date="2016-10-18T12:08:00Z">
        <w:r>
          <w:t>5</w:t>
        </w:r>
      </w:ins>
      <w:ins w:id="735" w:author="Benslimane, Amira" w:date="2016-10-18T12:07:00Z">
        <w:r>
          <w:t>_date D</w:t>
        </w:r>
      </w:ins>
      <w:ins w:id="736" w:author="Benslimane, Amira" w:date="2016-10-18T12:08:00Z">
        <w:r>
          <w:t>2</w:t>
        </w:r>
      </w:ins>
    </w:p>
    <w:p w:rsidR="00645F09" w:rsidRDefault="00645F09">
      <w:pPr>
        <w:pStyle w:val="MisysTextBody"/>
        <w:rPr>
          <w:ins w:id="737" w:author="Benslimane, Amira" w:date="2016-10-18T12:08:00Z"/>
        </w:rPr>
      </w:pPr>
      <w:ins w:id="738" w:author="Benslimane, Amira" w:date="2016-10-18T12:07:00Z">
        <w:r>
          <w:t>Share2 USD - - FX Spot2 – FX FWD 2_date D</w:t>
        </w:r>
      </w:ins>
      <w:ins w:id="739" w:author="Benslimane, Amira" w:date="2016-10-18T12:08:00Z">
        <w:r>
          <w:t>– FX FWD 6_date D2</w:t>
        </w:r>
      </w:ins>
    </w:p>
    <w:p w:rsidR="00645F09" w:rsidRDefault="00645F09">
      <w:pPr>
        <w:pStyle w:val="MisysTextBody"/>
        <w:rPr>
          <w:ins w:id="740" w:author="Benslimane, Amira" w:date="2016-10-18T12:07:00Z"/>
        </w:rPr>
      </w:pPr>
    </w:p>
    <w:p w:rsidR="00645F09" w:rsidRDefault="00645F09">
      <w:pPr>
        <w:pStyle w:val="MisysTextBody"/>
        <w:rPr>
          <w:ins w:id="741" w:author="Benslimane, Amira" w:date="2016-10-18T12:07:00Z"/>
        </w:rPr>
      </w:pPr>
      <w:ins w:id="742" w:author="Benslimane, Amira" w:date="2016-10-18T12:07:00Z">
        <w:r>
          <w:t>Fund2 EUR</w:t>
        </w:r>
      </w:ins>
    </w:p>
    <w:p w:rsidR="00645F09" w:rsidRDefault="00645F09">
      <w:pPr>
        <w:pStyle w:val="MisysTextBody"/>
        <w:rPr>
          <w:ins w:id="743" w:author="Benslimane, Amira" w:date="2016-10-18T12:08:00Z"/>
        </w:rPr>
      </w:pPr>
      <w:ins w:id="744" w:author="Benslimane, Amira" w:date="2016-10-18T12:07:00Z">
        <w:r>
          <w:t>Share1 USD - - FX Spot4 – FX FWD 4_date D</w:t>
        </w:r>
      </w:ins>
      <w:ins w:id="745" w:author="Benslimane, Amira" w:date="2016-10-18T12:08:00Z">
        <w:r>
          <w:t>– FX FWD 7_date D2</w:t>
        </w:r>
      </w:ins>
    </w:p>
    <w:p w:rsidR="00645F09" w:rsidRDefault="00645F09">
      <w:pPr>
        <w:pStyle w:val="MisysTextBody"/>
        <w:rPr>
          <w:ins w:id="746" w:author="Benslimane, Amira" w:date="2016-10-18T12:08:00Z"/>
        </w:rPr>
      </w:pPr>
      <w:ins w:id="747" w:author="Benslimane, Amira" w:date="2016-10-18T12:07:00Z">
        <w:r>
          <w:t>Share3 USD - - FX Spot3 – FX FWD 3_date D</w:t>
        </w:r>
      </w:ins>
      <w:ins w:id="748" w:author="Benslimane, Amira" w:date="2016-10-18T12:08:00Z">
        <w:r>
          <w:t>– FX FWD 8_date D2</w:t>
        </w:r>
      </w:ins>
    </w:p>
    <w:p w:rsidR="00645F09" w:rsidRDefault="00645F09">
      <w:pPr>
        <w:pStyle w:val="MisysTextBody"/>
        <w:rPr>
          <w:ins w:id="749" w:author="Benslimane, Amira" w:date="2016-10-18T12:07:00Z"/>
        </w:rPr>
      </w:pPr>
    </w:p>
    <w:p w:rsidR="00C06D5E" w:rsidRDefault="00C06D5E">
      <w:pPr>
        <w:pStyle w:val="MisysTextBody"/>
        <w:rPr>
          <w:ins w:id="750" w:author="Benslimane, Amira" w:date="2016-10-18T11:47:00Z"/>
        </w:rPr>
        <w:pPrChange w:id="751" w:author="Benslimane, Amira" w:date="2016-10-18T16:55:00Z">
          <w:pPr>
            <w:pStyle w:val="MisysTextBody"/>
            <w:numPr>
              <w:numId w:val="11"/>
            </w:numPr>
            <w:ind w:left="720" w:hanging="360"/>
          </w:pPr>
        </w:pPrChange>
      </w:pPr>
    </w:p>
    <w:p w:rsidR="00E968A1" w:rsidRPr="00E968A1" w:rsidRDefault="00E968A1">
      <w:pPr>
        <w:pStyle w:val="MisysTextBody"/>
        <w:rPr>
          <w:rPrChange w:id="752" w:author="Benslimane, Amira" w:date="2016-10-18T11:45:00Z">
            <w:rPr>
              <w:highlight w:val="yellow"/>
            </w:rPr>
          </w:rPrChange>
        </w:rPr>
        <w:pPrChange w:id="753" w:author="Benslimane, Amira" w:date="2016-10-18T16:55:00Z">
          <w:pPr>
            <w:pStyle w:val="MisysTextBody"/>
            <w:numPr>
              <w:numId w:val="11"/>
            </w:numPr>
            <w:ind w:left="720" w:hanging="360"/>
          </w:pPr>
        </w:pPrChange>
      </w:pPr>
    </w:p>
    <w:p w:rsidR="00EA5F54" w:rsidRPr="00E968A1" w:rsidDel="00E968A1" w:rsidRDefault="00EA5F54">
      <w:pPr>
        <w:pStyle w:val="MisysTextBody"/>
        <w:ind w:left="0"/>
        <w:rPr>
          <w:del w:id="754" w:author="Benslimane, Amira" w:date="2016-10-18T11:47:00Z"/>
        </w:rPr>
        <w:pPrChange w:id="755" w:author="Benslimane, Amira" w:date="2016-10-18T11:46:00Z">
          <w:pPr>
            <w:pStyle w:val="MisysTextBody"/>
            <w:numPr>
              <w:numId w:val="11"/>
            </w:numPr>
            <w:ind w:left="720" w:hanging="360"/>
          </w:pPr>
        </w:pPrChange>
      </w:pPr>
      <w:del w:id="756" w:author="Benslimane, Amira" w:date="2016-10-18T11:47:00Z">
        <w:r w:rsidRPr="00E968A1" w:rsidDel="00E968A1">
          <w:delText>Set a unique ID in “Properties” to link the parent order and the Funding/Hedging FX order</w:delText>
        </w:r>
      </w:del>
    </w:p>
    <w:p w:rsidR="00EA5F54" w:rsidRDefault="00E225C6">
      <w:pPr>
        <w:pStyle w:val="MisysPullQuoteAuthorTitleCompany"/>
        <w:tabs>
          <w:tab w:val="left" w:pos="3680"/>
        </w:tabs>
        <w:ind w:firstLine="720"/>
        <w:jc w:val="both"/>
      </w:pPr>
      <w:r>
        <w:tab/>
      </w:r>
    </w:p>
    <w:p w:rsidR="00BD2B92" w:rsidRDefault="00C06D5E" w:rsidP="00BD2B92">
      <w:pPr>
        <w:pStyle w:val="Heading2"/>
        <w:rPr>
          <w:ins w:id="757" w:author="Benslimane, Amira" w:date="2016-10-18T16:47:00Z"/>
        </w:rPr>
      </w:pPr>
      <w:ins w:id="758" w:author="Benslimane, Amira" w:date="2016-10-18T11:58:00Z">
        <w:r>
          <w:br w:type="page"/>
        </w:r>
      </w:ins>
      <w:bookmarkStart w:id="759" w:name="_Toc464573193"/>
      <w:ins w:id="760" w:author="Benslimane, Amira" w:date="2016-10-18T16:47:00Z">
        <w:r w:rsidR="00BD2B92">
          <w:lastRenderedPageBreak/>
          <w:t>Portfolio views/Extractions/FO Ranking views</w:t>
        </w:r>
        <w:bookmarkEnd w:id="759"/>
      </w:ins>
    </w:p>
    <w:p w:rsidR="00BD2B92" w:rsidRPr="00BD2B92" w:rsidRDefault="00BD2B92" w:rsidP="00BD2B92">
      <w:pPr>
        <w:pStyle w:val="MisysPullQuoteAuthorTitleCompany"/>
        <w:jc w:val="both"/>
        <w:rPr>
          <w:ins w:id="761" w:author="Benslimane, Amira" w:date="2016-10-18T16:47:00Z"/>
          <w:rFonts w:asciiTheme="minorHAnsi" w:hAnsiTheme="minorHAnsi" w:cstheme="minorHAnsi"/>
          <w:sz w:val="20"/>
          <w:szCs w:val="20"/>
          <w:rPrChange w:id="762" w:author="Benslimane, Amira" w:date="2016-10-18T16:47:00Z">
            <w:rPr>
              <w:ins w:id="763" w:author="Benslimane, Amira" w:date="2016-10-18T16:47:00Z"/>
            </w:rPr>
          </w:rPrChange>
        </w:rPr>
      </w:pPr>
      <w:ins w:id="764" w:author="Benslimane, Amira" w:date="2016-10-18T16:47:00Z">
        <w:r w:rsidRPr="00BD2B92">
          <w:rPr>
            <w:rFonts w:asciiTheme="minorHAnsi" w:hAnsiTheme="minorHAnsi" w:cstheme="minorHAnsi"/>
            <w:sz w:val="20"/>
            <w:szCs w:val="20"/>
            <w:rPrChange w:id="765" w:author="Benslimane, Amira" w:date="2016-10-18T16:47:00Z">
              <w:rPr/>
            </w:rPrChange>
          </w:rPr>
          <w:t>In the portfolio view, Mediolanum would like to have a display offering the possibility to group each parent order/parent position/parent trade with its funding and hedging orders/positions/trades.</w:t>
        </w:r>
      </w:ins>
    </w:p>
    <w:p w:rsidR="00BD2B92" w:rsidRPr="00BD2B92" w:rsidRDefault="00BD2B92" w:rsidP="006B118A">
      <w:pPr>
        <w:pStyle w:val="MisysTextBody"/>
        <w:ind w:left="0"/>
        <w:rPr>
          <w:ins w:id="766" w:author="Benslimane, Amira" w:date="2016-10-18T16:47:00Z"/>
        </w:rPr>
      </w:pPr>
      <w:ins w:id="767" w:author="Benslimane, Amira" w:date="2016-10-18T16:47:00Z">
        <w:r w:rsidRPr="00BD2B92">
          <w:t>This will not be applied to the simulated orders.</w:t>
        </w:r>
      </w:ins>
    </w:p>
    <w:p w:rsidR="00BD2B92" w:rsidRDefault="00BD2B92" w:rsidP="00BD2B92">
      <w:pPr>
        <w:pStyle w:val="MisysPullQuoteAuthorTitleCompany"/>
        <w:jc w:val="both"/>
        <w:rPr>
          <w:ins w:id="768" w:author="Benslimane, Amira" w:date="2016-10-18T16:47:00Z"/>
        </w:rPr>
      </w:pPr>
      <w:ins w:id="769" w:author="Benslimane, Amira" w:date="2016-10-18T16:47:00Z">
        <w:r>
          <w:rPr>
            <w:noProof/>
            <w:lang w:val="en-US" w:eastAsia="zh-CN"/>
          </w:rPr>
          <w:drawing>
            <wp:inline distT="0" distB="0" distL="0" distR="0" wp14:anchorId="63A1D63F" wp14:editId="52A528F2">
              <wp:extent cx="5762625" cy="3260725"/>
              <wp:effectExtent l="19050" t="19050" r="28575"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260725"/>
                      </a:xfrm>
                      <a:prstGeom prst="rect">
                        <a:avLst/>
                      </a:prstGeom>
                      <a:noFill/>
                      <a:ln>
                        <a:solidFill>
                          <a:schemeClr val="accent1"/>
                        </a:solidFill>
                      </a:ln>
                    </pic:spPr>
                  </pic:pic>
                </a:graphicData>
              </a:graphic>
            </wp:inline>
          </w:drawing>
        </w:r>
      </w:ins>
    </w:p>
    <w:p w:rsidR="00BD2B92" w:rsidRDefault="00BD2B92">
      <w:pPr>
        <w:pStyle w:val="MisysPullQuoteAuthorTitleCompany"/>
        <w:jc w:val="center"/>
        <w:rPr>
          <w:ins w:id="770" w:author="Benslimane, Amira" w:date="2016-10-18T16:47:00Z"/>
        </w:rPr>
        <w:pPrChange w:id="771" w:author="Benslimane, Amira" w:date="2016-10-18T16:50:00Z">
          <w:pPr>
            <w:pStyle w:val="MisysPullQuoteAuthorTitleCompany"/>
            <w:jc w:val="both"/>
          </w:pPr>
        </w:pPrChange>
      </w:pPr>
      <w:ins w:id="772" w:author="Benslimane, Amira" w:date="2016-10-18T16:49:00Z">
        <w:r w:rsidRPr="000E48EB">
          <w:rPr>
            <w:rFonts w:asciiTheme="minorHAnsi" w:hAnsiTheme="minorHAnsi" w:cstheme="minorHAnsi"/>
            <w:sz w:val="16"/>
          </w:rPr>
          <w:t>Screenshot for illustration purposes – pending development</w:t>
        </w:r>
      </w:ins>
    </w:p>
    <w:p w:rsidR="00BD2B92" w:rsidRPr="00BD2B92" w:rsidRDefault="00BD2B92" w:rsidP="00BD2B92">
      <w:pPr>
        <w:pStyle w:val="MisysPullQuoteAuthorTitleCompany"/>
        <w:jc w:val="both"/>
        <w:rPr>
          <w:ins w:id="773" w:author="Benslimane, Amira" w:date="2016-10-18T16:47:00Z"/>
          <w:rFonts w:asciiTheme="minorHAnsi" w:hAnsiTheme="minorHAnsi" w:cstheme="minorHAnsi"/>
          <w:sz w:val="20"/>
          <w:szCs w:val="20"/>
          <w:rPrChange w:id="774" w:author="Benslimane, Amira" w:date="2016-10-18T16:50:00Z">
            <w:rPr>
              <w:ins w:id="775" w:author="Benslimane, Amira" w:date="2016-10-18T16:47:00Z"/>
            </w:rPr>
          </w:rPrChange>
        </w:rPr>
      </w:pPr>
      <w:ins w:id="776" w:author="Benslimane, Amira" w:date="2016-10-18T16:47:00Z">
        <w:r w:rsidRPr="00BD2B92">
          <w:rPr>
            <w:rFonts w:asciiTheme="minorHAnsi" w:hAnsiTheme="minorHAnsi" w:cstheme="minorHAnsi"/>
            <w:sz w:val="20"/>
            <w:szCs w:val="20"/>
            <w:rPrChange w:id="777" w:author="Benslimane, Amira" w:date="2016-10-18T16:50:00Z">
              <w:rPr/>
            </w:rPrChange>
          </w:rPr>
          <w:t>The criterion above should be available in the extractions configuration.</w:t>
        </w:r>
      </w:ins>
    </w:p>
    <w:p w:rsidR="00BD2B92" w:rsidRPr="00BD2B92" w:rsidRDefault="00BD2B92" w:rsidP="00BD2B92">
      <w:pPr>
        <w:pStyle w:val="MisysPullQuoteAuthorTitleCompany"/>
        <w:jc w:val="both"/>
        <w:rPr>
          <w:ins w:id="778" w:author="Benslimane, Amira" w:date="2016-10-18T16:47:00Z"/>
          <w:rFonts w:asciiTheme="minorHAnsi" w:hAnsiTheme="minorHAnsi" w:cstheme="minorHAnsi"/>
          <w:sz w:val="20"/>
          <w:szCs w:val="20"/>
          <w:rPrChange w:id="779" w:author="Benslimane, Amira" w:date="2016-10-18T16:50:00Z">
            <w:rPr>
              <w:ins w:id="780" w:author="Benslimane, Amira" w:date="2016-10-18T16:47:00Z"/>
            </w:rPr>
          </w:rPrChange>
        </w:rPr>
      </w:pPr>
      <w:ins w:id="781" w:author="Benslimane, Amira" w:date="2016-10-18T16:47:00Z">
        <w:r w:rsidRPr="00BD2B92">
          <w:rPr>
            <w:rFonts w:asciiTheme="minorHAnsi" w:hAnsiTheme="minorHAnsi" w:cstheme="minorHAnsi"/>
            <w:sz w:val="20"/>
            <w:szCs w:val="20"/>
            <w:rPrChange w:id="782" w:author="Benslimane, Amira" w:date="2016-10-18T16:50:00Z">
              <w:rPr/>
            </w:rPrChange>
          </w:rPr>
          <w:t>The display will be available by running an extraction, including this criterion on the portfolio. It should be noted that that this will take some calculation time – typically the same as other extractions with trade-based criteria.</w:t>
        </w:r>
      </w:ins>
    </w:p>
    <w:p w:rsidR="00BD2B92" w:rsidRPr="00BD2B92" w:rsidRDefault="00BD2B92" w:rsidP="00BD2B92">
      <w:pPr>
        <w:pStyle w:val="MisysPullQuoteAuthorTitleCompany"/>
        <w:jc w:val="both"/>
        <w:rPr>
          <w:ins w:id="783" w:author="Benslimane, Amira" w:date="2016-10-18T16:47:00Z"/>
          <w:rFonts w:asciiTheme="minorHAnsi" w:hAnsiTheme="minorHAnsi" w:cstheme="minorHAnsi"/>
          <w:sz w:val="20"/>
          <w:szCs w:val="20"/>
          <w:rPrChange w:id="784" w:author="Benslimane, Amira" w:date="2016-10-18T16:50:00Z">
            <w:rPr>
              <w:ins w:id="785" w:author="Benslimane, Amira" w:date="2016-10-18T16:47:00Z"/>
            </w:rPr>
          </w:rPrChange>
        </w:rPr>
      </w:pPr>
      <w:ins w:id="786" w:author="Benslimane, Amira" w:date="2016-10-18T16:47:00Z">
        <w:r w:rsidRPr="00BD2B92">
          <w:rPr>
            <w:rFonts w:asciiTheme="minorHAnsi" w:hAnsiTheme="minorHAnsi" w:cstheme="minorHAnsi"/>
            <w:sz w:val="20"/>
            <w:szCs w:val="20"/>
            <w:rPrChange w:id="787" w:author="Benslimane, Amira" w:date="2016-10-18T16:50:00Z">
              <w:rPr/>
            </w:rPrChange>
          </w:rPr>
          <w:t>This criterion and display:</w:t>
        </w:r>
      </w:ins>
    </w:p>
    <w:p w:rsidR="00BD2B92" w:rsidRPr="00BD2B92" w:rsidRDefault="00BD2B92" w:rsidP="00BD2B92">
      <w:pPr>
        <w:pStyle w:val="MisysPullQuoteAuthorTitleCompany"/>
        <w:numPr>
          <w:ilvl w:val="0"/>
          <w:numId w:val="9"/>
        </w:numPr>
        <w:jc w:val="both"/>
        <w:rPr>
          <w:ins w:id="788" w:author="Benslimane, Amira" w:date="2016-10-18T16:47:00Z"/>
          <w:rFonts w:asciiTheme="minorHAnsi" w:hAnsiTheme="minorHAnsi" w:cstheme="minorHAnsi"/>
          <w:sz w:val="20"/>
          <w:szCs w:val="20"/>
          <w:rPrChange w:id="789" w:author="Benslimane, Amira" w:date="2016-10-18T16:50:00Z">
            <w:rPr>
              <w:ins w:id="790" w:author="Benslimane, Amira" w:date="2016-10-18T16:47:00Z"/>
            </w:rPr>
          </w:rPrChange>
        </w:rPr>
      </w:pPr>
      <w:ins w:id="791" w:author="Benslimane, Amira" w:date="2016-10-18T16:47:00Z">
        <w:r w:rsidRPr="00BD2B92">
          <w:rPr>
            <w:rFonts w:asciiTheme="minorHAnsi" w:hAnsiTheme="minorHAnsi" w:cstheme="minorHAnsi"/>
            <w:sz w:val="20"/>
            <w:szCs w:val="20"/>
            <w:rPrChange w:id="792" w:author="Benslimane, Amira" w:date="2016-10-18T16:50:00Z">
              <w:rPr/>
            </w:rPrChange>
          </w:rPr>
          <w:t>Is available on demand ; but is not designed for use in Compliance rules nor performance attribution; and in particular is not designed to impact other indicators with Netting between hedged/hedging items</w:t>
        </w:r>
      </w:ins>
    </w:p>
    <w:p w:rsidR="00BD2B92" w:rsidRPr="00BD2B92" w:rsidRDefault="00BD2B92">
      <w:pPr>
        <w:pStyle w:val="MisysTextBody"/>
        <w:rPr>
          <w:ins w:id="793" w:author="Benslimane, Amira" w:date="2016-10-18T16:47:00Z"/>
        </w:rPr>
      </w:pPr>
      <w:ins w:id="794" w:author="Benslimane, Amira" w:date="2016-10-18T16:47:00Z">
        <w:r w:rsidRPr="00BD2B92">
          <w:t xml:space="preserve">Is only designed to provide </w:t>
        </w:r>
        <w:r w:rsidRPr="006B118A">
          <w:rPr>
            <w:b/>
          </w:rPr>
          <w:t xml:space="preserve">netted </w:t>
        </w:r>
        <w:r w:rsidRPr="00BD2B92">
          <w:rPr>
            <w:b/>
            <w:rPrChange w:id="795" w:author="Benslimane, Amira" w:date="2016-10-18T16:50:00Z">
              <w:rPr>
                <w:b/>
                <w:szCs w:val="18"/>
              </w:rPr>
            </w:rPrChange>
          </w:rPr>
          <w:t>totals</w:t>
        </w:r>
        <w:r w:rsidRPr="00BD2B92">
          <w:t xml:space="preserve"> of some indicators (P&amp;L, Greeks), in the same way that those indicators are summed with other extraction criteria. </w:t>
        </w:r>
      </w:ins>
    </w:p>
    <w:p w:rsidR="00BD2B92" w:rsidRPr="00BD2B92" w:rsidRDefault="00BD2B92">
      <w:pPr>
        <w:pStyle w:val="MisysTextBody"/>
        <w:rPr>
          <w:ins w:id="796" w:author="Benslimane, Amira" w:date="2016-10-18T16:47:00Z"/>
        </w:rPr>
      </w:pPr>
      <w:ins w:id="797" w:author="Benslimane, Amira" w:date="2016-10-18T16:47:00Z">
        <w:r w:rsidRPr="00BD2B92">
          <w:t>The possibility to use the FO Ranking criteria will be given in this extraction. For this we will use a toolkited criteria defined as follows:</w:t>
        </w:r>
      </w:ins>
    </w:p>
    <w:p w:rsidR="00BD2B92" w:rsidRPr="00BD2B92" w:rsidRDefault="00BD2B92">
      <w:pPr>
        <w:pStyle w:val="MisysTextBody"/>
        <w:rPr>
          <w:ins w:id="798" w:author="Benslimane, Amira" w:date="2016-10-18T16:47:00Z"/>
        </w:rPr>
      </w:pPr>
      <w:ins w:id="799" w:author="Benslimane, Amira" w:date="2016-10-18T16:47:00Z">
        <w:r w:rsidRPr="00BD2B92">
          <w:t>Ranking of grouped position = ranking of the parent order.</w:t>
        </w:r>
      </w:ins>
    </w:p>
    <w:p w:rsidR="00BD2B92" w:rsidRDefault="00BD2B92">
      <w:pPr>
        <w:pStyle w:val="MisysTextBody"/>
        <w:rPr>
          <w:ins w:id="800" w:author="Benslimane, Amira" w:date="2016-10-18T16:47:00Z"/>
          <w:caps/>
          <w:color w:val="3C622A" w:themeColor="accent2" w:themeShade="80"/>
          <w:spacing w:val="15"/>
          <w:sz w:val="24"/>
          <w:szCs w:val="24"/>
        </w:rPr>
        <w:pPrChange w:id="801" w:author="Benslimane, Amira" w:date="2016-10-18T16:55:00Z">
          <w:pPr/>
        </w:pPrChange>
      </w:pPr>
      <w:ins w:id="802" w:author="Benslimane, Amira" w:date="2016-10-18T16:47:00Z">
        <w:r w:rsidRPr="006B118A">
          <w:t>Example: {APPLE,EUR vs USD FWD} will fall under Equity</w:t>
        </w:r>
        <w:r>
          <w:br w:type="page"/>
        </w:r>
      </w:ins>
    </w:p>
    <w:p w:rsidR="00EA5F54" w:rsidRPr="005A43AB" w:rsidDel="00F75193" w:rsidRDefault="00EA5F54">
      <w:pPr>
        <w:pStyle w:val="Heading2"/>
        <w:rPr>
          <w:del w:id="803" w:author="Benslimane, Amira" w:date="2016-10-18T12:09:00Z"/>
          <w:rPrChange w:id="804" w:author="Benslimane, Amira" w:date="2016-10-18T16:44:00Z">
            <w:rPr>
              <w:del w:id="805" w:author="Benslimane, Amira" w:date="2016-10-18T12:09:00Z"/>
            </w:rPr>
          </w:rPrChange>
        </w:rPr>
        <w:pPrChange w:id="806" w:author="Benslimane, Amira" w:date="2016-10-18T16:44:00Z">
          <w:pPr>
            <w:pStyle w:val="MisysPullQuoteAuthorTitleCompany"/>
            <w:jc w:val="both"/>
          </w:pPr>
        </w:pPrChange>
      </w:pPr>
      <w:del w:id="807" w:author="Benslimane, Amira" w:date="2016-10-18T12:09:00Z">
        <w:r w:rsidRPr="006B118A" w:rsidDel="00F75193">
          <w:lastRenderedPageBreak/>
          <w:delText>When multiple orders are selected, the user will have 2 options</w:delText>
        </w:r>
      </w:del>
    </w:p>
    <w:p w:rsidR="003B52BA" w:rsidRPr="006B118A" w:rsidDel="00F75193" w:rsidRDefault="003B52BA">
      <w:pPr>
        <w:pStyle w:val="Heading2"/>
        <w:rPr>
          <w:del w:id="808" w:author="Benslimane, Amira" w:date="2016-10-18T12:09:00Z"/>
        </w:rPr>
        <w:pPrChange w:id="809" w:author="Benslimane, Amira" w:date="2016-10-18T16:44:00Z">
          <w:pPr>
            <w:pStyle w:val="MisysTextBody"/>
            <w:numPr>
              <w:numId w:val="12"/>
            </w:numPr>
            <w:ind w:left="720" w:hanging="360"/>
          </w:pPr>
        </w:pPrChange>
      </w:pPr>
      <w:del w:id="810" w:author="Benslimane, Amira" w:date="2016-10-18T12:09:00Z">
        <w:r w:rsidRPr="005A43AB" w:rsidDel="00F75193">
          <w:rPr>
            <w:rPrChange w:id="811" w:author="Benslimane, Amira" w:date="2016-10-18T16:44:00Z">
              <w:rPr>
                <w:rFonts w:asciiTheme="minorHAnsi" w:hAnsiTheme="minorHAnsi" w:cstheme="minorHAnsi"/>
                <w:sz w:val="20"/>
                <w:szCs w:val="20"/>
              </w:rPr>
            </w:rPrChange>
          </w:rPr>
          <w:delText>Apply the same choice of Funding and/or Hedging percentage to all parent selected</w:delText>
        </w:r>
      </w:del>
    </w:p>
    <w:p w:rsidR="00EA5F54" w:rsidRPr="006B118A" w:rsidDel="00F75193" w:rsidRDefault="003B52BA">
      <w:pPr>
        <w:pStyle w:val="Heading2"/>
        <w:rPr>
          <w:del w:id="812" w:author="Benslimane, Amira" w:date="2016-10-18T12:09:00Z"/>
        </w:rPr>
        <w:pPrChange w:id="813" w:author="Benslimane, Amira" w:date="2016-10-18T16:44:00Z">
          <w:pPr>
            <w:pStyle w:val="MisysTextBody"/>
            <w:numPr>
              <w:numId w:val="12"/>
            </w:numPr>
            <w:ind w:left="720" w:hanging="360"/>
          </w:pPr>
        </w:pPrChange>
      </w:pPr>
      <w:del w:id="814" w:author="Benslimane, Amira" w:date="2016-10-18T12:09:00Z">
        <w:r w:rsidRPr="005A43AB" w:rsidDel="00F75193">
          <w:rPr>
            <w:rPrChange w:id="815" w:author="Benslimane, Amira" w:date="2016-10-18T16:44:00Z">
              <w:rPr>
                <w:rFonts w:asciiTheme="minorHAnsi" w:hAnsiTheme="minorHAnsi" w:cstheme="minorHAnsi"/>
                <w:sz w:val="20"/>
              </w:rPr>
            </w:rPrChange>
          </w:rPr>
          <w:delText xml:space="preserve">Input a Funding and/or Hedging percentage for each selected parent order (default will be previous values, so that user only has to click “ok” when the same </w:delText>
        </w:r>
        <w:r w:rsidR="009D1025" w:rsidRPr="005A43AB" w:rsidDel="00F75193">
          <w:rPr>
            <w:rPrChange w:id="816" w:author="Benslimane, Amira" w:date="2016-10-18T16:44:00Z">
              <w:rPr>
                <w:rFonts w:asciiTheme="minorHAnsi" w:hAnsiTheme="minorHAnsi" w:cstheme="minorHAnsi"/>
                <w:sz w:val="20"/>
              </w:rPr>
            </w:rPrChange>
          </w:rPr>
          <w:delText>parameters</w:delText>
        </w:r>
        <w:r w:rsidRPr="005A43AB" w:rsidDel="00F75193">
          <w:rPr>
            <w:rPrChange w:id="817" w:author="Benslimane, Amira" w:date="2016-10-18T16:44:00Z">
              <w:rPr>
                <w:rFonts w:asciiTheme="minorHAnsi" w:hAnsiTheme="minorHAnsi" w:cstheme="minorHAnsi"/>
                <w:sz w:val="20"/>
              </w:rPr>
            </w:rPrChange>
          </w:rPr>
          <w:delText xml:space="preserve"> apply)</w:delText>
        </w:r>
      </w:del>
    </w:p>
    <w:p w:rsidR="00FC2627" w:rsidRPr="005A43AB" w:rsidDel="00F75193" w:rsidRDefault="00E71317">
      <w:pPr>
        <w:pStyle w:val="Heading2"/>
        <w:rPr>
          <w:del w:id="818" w:author="Benslimane, Amira" w:date="2016-10-18T12:09:00Z"/>
          <w:rPrChange w:id="819" w:author="Benslimane, Amira" w:date="2016-10-18T16:44:00Z">
            <w:rPr>
              <w:del w:id="820" w:author="Benslimane, Amira" w:date="2016-10-18T12:09:00Z"/>
            </w:rPr>
          </w:rPrChange>
        </w:rPr>
        <w:pPrChange w:id="821" w:author="Benslimane, Amira" w:date="2016-10-18T16:44:00Z">
          <w:pPr>
            <w:tabs>
              <w:tab w:val="left" w:pos="3680"/>
            </w:tabs>
            <w:spacing w:line="360" w:lineRule="auto"/>
            <w:jc w:val="both"/>
          </w:pPr>
        </w:pPrChange>
      </w:pPr>
      <w:del w:id="822" w:author="Benslimane, Amira" w:date="2016-10-18T12:09:00Z">
        <w:r w:rsidRPr="005A43AB" w:rsidDel="00F75193">
          <w:rPr>
            <w:rPrChange w:id="823" w:author="Benslimane, Amira" w:date="2016-10-18T16:44:00Z">
              <w:rPr/>
            </w:rPrChange>
          </w:rPr>
          <w:tab/>
        </w:r>
      </w:del>
    </w:p>
    <w:p w:rsidR="00CC6CA4" w:rsidRPr="005A43AB" w:rsidDel="00F75193" w:rsidRDefault="00CC6CA4">
      <w:pPr>
        <w:pStyle w:val="Heading2"/>
        <w:rPr>
          <w:del w:id="824" w:author="Benslimane, Amira" w:date="2016-10-18T12:09:00Z"/>
          <w:rPrChange w:id="825" w:author="Benslimane, Amira" w:date="2016-10-18T16:44:00Z">
            <w:rPr>
              <w:del w:id="826" w:author="Benslimane, Amira" w:date="2016-10-18T12:09:00Z"/>
            </w:rPr>
          </w:rPrChange>
        </w:rPr>
        <w:pPrChange w:id="827" w:author="Benslimane, Amira" w:date="2016-10-18T16:44:00Z">
          <w:pPr>
            <w:spacing w:line="360" w:lineRule="auto"/>
            <w:jc w:val="both"/>
          </w:pPr>
        </w:pPrChange>
      </w:pPr>
      <w:del w:id="828" w:author="Benslimane, Amira" w:date="2016-10-18T12:09:00Z">
        <w:r w:rsidRPr="005A43AB" w:rsidDel="00F75193">
          <w:rPr>
            <w:rPrChange w:id="829" w:author="Benslimane, Amira" w:date="2016-10-18T16:44:00Z">
              <w:rPr/>
            </w:rPrChange>
          </w:rPr>
          <w:delText xml:space="preserve">The “Set as default percentages for all orders” choice is meant to apply the current percentages to all selected orders instead of handling them one by one. Otherwise, if the user selects an order, the parameters will only apply to that </w:delText>
        </w:r>
        <w:commentRangeStart w:id="830"/>
        <w:r w:rsidRPr="005A43AB" w:rsidDel="00F75193">
          <w:rPr>
            <w:rPrChange w:id="831" w:author="Benslimane, Amira" w:date="2016-10-18T16:44:00Z">
              <w:rPr/>
            </w:rPrChange>
          </w:rPr>
          <w:delText>order</w:delText>
        </w:r>
        <w:commentRangeEnd w:id="830"/>
        <w:r w:rsidRPr="005A43AB" w:rsidDel="00F75193">
          <w:rPr>
            <w:rPrChange w:id="832" w:author="Benslimane, Amira" w:date="2016-10-18T16:44:00Z">
              <w:rPr>
                <w:rStyle w:val="CommentReference"/>
              </w:rPr>
            </w:rPrChange>
          </w:rPr>
          <w:commentReference w:id="830"/>
        </w:r>
        <w:r w:rsidRPr="006B118A" w:rsidDel="00F75193">
          <w:delText>.</w:delText>
        </w:r>
      </w:del>
    </w:p>
    <w:p w:rsidR="00FC2627" w:rsidRPr="006B118A" w:rsidDel="00F75193" w:rsidRDefault="00FC2627">
      <w:pPr>
        <w:pStyle w:val="Heading2"/>
        <w:rPr>
          <w:del w:id="833" w:author="Benslimane, Amira" w:date="2016-10-18T12:09:00Z"/>
        </w:rPr>
        <w:pPrChange w:id="834" w:author="Benslimane, Amira" w:date="2016-10-18T16:44:00Z">
          <w:pPr>
            <w:pStyle w:val="MisysTextBody"/>
          </w:pPr>
        </w:pPrChange>
      </w:pPr>
      <w:del w:id="835" w:author="Benslimane, Amira" w:date="2016-10-18T12:09:00Z">
        <w:r w:rsidRPr="005A43AB" w:rsidDel="00F75193">
          <w:rPr>
            <w:rPrChange w:id="836" w:author="Benslimane, Amira" w:date="2016-10-18T16:44:00Z">
              <w:rPr>
                <w:rFonts w:asciiTheme="minorHAnsi" w:hAnsiTheme="minorHAnsi" w:cstheme="minorHAnsi"/>
                <w:sz w:val="20"/>
                <w:szCs w:val="20"/>
              </w:rPr>
            </w:rPrChange>
          </w:rPr>
          <w:delText>The “Forward date” field will be automatically filled by default with the first next forward date. The list of Forward Dates will be defined in a “Bucket List”, the name of which will be defined by static configuration.</w:delText>
        </w:r>
      </w:del>
    </w:p>
    <w:p w:rsidR="00FC2627" w:rsidRPr="006B118A" w:rsidDel="00F75193" w:rsidRDefault="00FC2627">
      <w:pPr>
        <w:pStyle w:val="Heading2"/>
        <w:rPr>
          <w:del w:id="837" w:author="Benslimane, Amira" w:date="2016-10-18T12:09:00Z"/>
        </w:rPr>
        <w:pPrChange w:id="838" w:author="Benslimane, Amira" w:date="2016-10-18T16:44:00Z">
          <w:pPr>
            <w:pStyle w:val="MisysTextBody"/>
          </w:pPr>
        </w:pPrChange>
      </w:pPr>
      <w:del w:id="839" w:author="Benslimane, Amira" w:date="2016-10-18T12:09:00Z">
        <w:r w:rsidRPr="005A43AB" w:rsidDel="00F75193">
          <w:rPr>
            <w:rPrChange w:id="840" w:author="Benslimane, Amira" w:date="2016-10-18T16:44:00Z">
              <w:rPr>
                <w:rFonts w:asciiTheme="minorHAnsi" w:hAnsiTheme="minorHAnsi" w:cstheme="minorHAnsi"/>
                <w:sz w:val="20"/>
              </w:rPr>
            </w:rPrChange>
          </w:rPr>
          <w:delText>The list of the proposed “Forward dates” above should be pre-configured in the FusionInvest and shared between all the users.</w:delText>
        </w:r>
      </w:del>
    </w:p>
    <w:p w:rsidR="00FC2627" w:rsidRPr="006B118A" w:rsidDel="00F75193" w:rsidRDefault="00FC2627">
      <w:pPr>
        <w:pStyle w:val="Heading2"/>
        <w:rPr>
          <w:del w:id="841" w:author="Benslimane, Amira" w:date="2016-10-18T12:09:00Z"/>
        </w:rPr>
        <w:pPrChange w:id="842" w:author="Benslimane, Amira" w:date="2016-10-18T16:44:00Z">
          <w:pPr>
            <w:pStyle w:val="MisysTextBody"/>
          </w:pPr>
        </w:pPrChange>
      </w:pPr>
      <w:del w:id="843" w:author="Benslimane, Amira" w:date="2016-10-18T12:09:00Z">
        <w:r w:rsidRPr="005A43AB" w:rsidDel="00F75193">
          <w:rPr>
            <w:noProof/>
            <w:lang w:val="en-US" w:eastAsia="zh-CN"/>
            <w:rPrChange w:id="844" w:author="Unknown">
              <w:rPr>
                <w:rFonts w:asciiTheme="minorHAnsi" w:hAnsiTheme="minorHAnsi" w:cstheme="minorHAnsi"/>
                <w:noProof/>
                <w:sz w:val="20"/>
                <w:szCs w:val="20"/>
                <w:lang w:val="en-US" w:eastAsia="zh-CN"/>
              </w:rPr>
            </w:rPrChange>
          </w:rPr>
          <w:drawing>
            <wp:inline distT="0" distB="0" distL="0" distR="0" wp14:anchorId="44595959" wp14:editId="32C5774F">
              <wp:extent cx="3128523" cy="3021495"/>
              <wp:effectExtent l="19050" t="19050" r="1524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30392" cy="3023300"/>
                      </a:xfrm>
                      <a:prstGeom prst="rect">
                        <a:avLst/>
                      </a:prstGeom>
                      <a:ln>
                        <a:solidFill>
                          <a:schemeClr val="accent1"/>
                        </a:solidFill>
                      </a:ln>
                    </pic:spPr>
                  </pic:pic>
                </a:graphicData>
              </a:graphic>
            </wp:inline>
          </w:drawing>
        </w:r>
      </w:del>
    </w:p>
    <w:p w:rsidR="00FC2627" w:rsidRPr="006B118A" w:rsidDel="00F75193" w:rsidRDefault="00FC2627">
      <w:pPr>
        <w:pStyle w:val="Heading2"/>
        <w:rPr>
          <w:del w:id="845" w:author="Benslimane, Amira" w:date="2016-10-18T12:09:00Z"/>
        </w:rPr>
        <w:pPrChange w:id="846" w:author="Benslimane, Amira" w:date="2016-10-18T16:44:00Z">
          <w:pPr>
            <w:pStyle w:val="MisysTextBody"/>
          </w:pPr>
        </w:pPrChange>
      </w:pPr>
    </w:p>
    <w:p w:rsidR="00FC2627" w:rsidRPr="005A43AB" w:rsidDel="00C01FEC" w:rsidRDefault="00FC2627">
      <w:pPr>
        <w:pStyle w:val="Heading2"/>
        <w:rPr>
          <w:del w:id="847" w:author="Benslimane, Amira" w:date="2016-09-21T15:52:00Z"/>
          <w:rPrChange w:id="848" w:author="Benslimane, Amira" w:date="2016-10-18T16:44:00Z">
            <w:rPr>
              <w:del w:id="849" w:author="Benslimane, Amira" w:date="2016-09-21T15:52:00Z"/>
            </w:rPr>
          </w:rPrChange>
        </w:rPr>
        <w:pPrChange w:id="850" w:author="Benslimane, Amira" w:date="2016-10-18T16:44:00Z">
          <w:pPr>
            <w:pStyle w:val="MisysPullQuoteAuthorTitleCompany"/>
            <w:jc w:val="both"/>
          </w:pPr>
        </w:pPrChange>
      </w:pPr>
      <w:del w:id="851" w:author="Benslimane, Amira" w:date="2016-10-18T12:09:00Z">
        <w:r w:rsidRPr="005A43AB" w:rsidDel="00F75193">
          <w:rPr>
            <w:rPrChange w:id="852" w:author="Benslimane, Amira" w:date="2016-10-18T16:44:00Z">
              <w:rPr/>
            </w:rPrChange>
          </w:rPr>
          <w:delText xml:space="preserve">The funding and hedging order should automatically inherit from their parent order (i.e the fixed income or the equity order) its allocation rules and allocation percentages. Hence, if the parent is allocated to </w:delText>
        </w:r>
      </w:del>
      <w:del w:id="853" w:author="Benslimane, Amira" w:date="2016-09-20T17:35:00Z">
        <w:r w:rsidRPr="005A43AB" w:rsidDel="00B51627">
          <w:rPr>
            <w:rPrChange w:id="854" w:author="Benslimane, Amira" w:date="2016-10-18T16:44:00Z">
              <w:rPr/>
            </w:rPrChange>
          </w:rPr>
          <w:delText xml:space="preserve">too </w:delText>
        </w:r>
      </w:del>
      <w:del w:id="855" w:author="Benslimane, Amira" w:date="2016-10-18T12:09:00Z">
        <w:r w:rsidRPr="005A43AB" w:rsidDel="00F75193">
          <w:rPr>
            <w:rPrChange w:id="856" w:author="Benslimane, Amira" w:date="2016-10-18T16:44:00Z">
              <w:rPr/>
            </w:rPrChange>
          </w:rPr>
          <w:delText>many funds at the same time, the funding and the hedging orders should have the same allocations also.</w:delText>
        </w:r>
      </w:del>
    </w:p>
    <w:p w:rsidR="00FC2627" w:rsidRPr="006B118A" w:rsidDel="00292B93" w:rsidRDefault="00653E16">
      <w:pPr>
        <w:pStyle w:val="Heading2"/>
        <w:rPr>
          <w:del w:id="857" w:author="Benslimane, Amira" w:date="2016-09-19T15:20:00Z"/>
        </w:rPr>
        <w:pPrChange w:id="858" w:author="Benslimane, Amira" w:date="2016-10-18T16:44:00Z">
          <w:pPr>
            <w:pStyle w:val="MisysTextBody"/>
          </w:pPr>
        </w:pPrChange>
      </w:pPr>
      <w:del w:id="859" w:author="Benslimane, Amira" w:date="2016-10-18T12:09:00Z">
        <w:r w:rsidRPr="005A43AB" w:rsidDel="00F75193">
          <w:rPr>
            <w:rPrChange w:id="860" w:author="Benslimane, Amira" w:date="2016-10-18T16:44:00Z">
              <w:rPr>
                <w:rFonts w:asciiTheme="minorHAnsi" w:hAnsiTheme="minorHAnsi" w:cstheme="minorHAnsi"/>
                <w:sz w:val="20"/>
                <w:szCs w:val="20"/>
              </w:rPr>
            </w:rPrChange>
          </w:rPr>
          <w:delText xml:space="preserve">%, </w:delText>
        </w:r>
      </w:del>
      <w:del w:id="861" w:author="Benslimane, Amira" w:date="2016-09-19T15:20:00Z">
        <w:r w:rsidR="00FC2627" w:rsidRPr="005A43AB" w:rsidDel="00292B93">
          <w:rPr>
            <w:rPrChange w:id="862" w:author="Benslimane, Amira" w:date="2016-10-18T16:44:00Z">
              <w:rPr>
                <w:rFonts w:asciiTheme="minorHAnsi" w:hAnsiTheme="minorHAnsi" w:cstheme="minorHAnsi"/>
                <w:sz w:val="20"/>
              </w:rPr>
            </w:rPrChange>
          </w:rPr>
          <w:delText>For example, if the parent order is allocated to the funds “Europension&gt;Variable Return” and also to the fund “Europension&gt;Balanced” with the percentages 30% and 70% respectively, both the funding and the hedging orders should have the same allocations as their parent order:</w:delText>
        </w:r>
      </w:del>
    </w:p>
    <w:p w:rsidR="00FC2627" w:rsidRPr="005A43AB" w:rsidDel="00292B93" w:rsidRDefault="00FC2627">
      <w:pPr>
        <w:pStyle w:val="Heading2"/>
        <w:rPr>
          <w:del w:id="863" w:author="Benslimane, Amira" w:date="2016-09-19T15:17:00Z"/>
          <w:rPrChange w:id="864" w:author="Benslimane, Amira" w:date="2016-10-18T16:44:00Z">
            <w:rPr>
              <w:del w:id="865" w:author="Benslimane, Amira" w:date="2016-09-19T15:17:00Z"/>
            </w:rPr>
          </w:rPrChange>
        </w:rPr>
        <w:pPrChange w:id="866" w:author="Benslimane, Amira" w:date="2016-10-18T16:44:00Z">
          <w:pPr>
            <w:pStyle w:val="MisysTextBody"/>
          </w:pPr>
        </w:pPrChange>
      </w:pPr>
    </w:p>
    <w:p w:rsidR="00FC2627" w:rsidRPr="006B118A" w:rsidDel="00046DE9" w:rsidRDefault="00FC2627">
      <w:pPr>
        <w:pStyle w:val="Heading2"/>
        <w:rPr>
          <w:del w:id="867" w:author="Benslimane, Amira" w:date="2016-09-19T15:16:00Z"/>
        </w:rPr>
        <w:pPrChange w:id="868" w:author="Benslimane, Amira" w:date="2016-10-18T16:44:00Z">
          <w:pPr>
            <w:pStyle w:val="MisysTextBody"/>
          </w:pPr>
        </w:pPrChange>
      </w:pPr>
      <w:del w:id="869" w:author="Benslimane, Amira" w:date="2016-09-19T15:16:00Z">
        <w:r w:rsidRPr="005A43AB" w:rsidDel="00046DE9">
          <w:rPr>
            <w:noProof/>
            <w:lang w:val="en-US" w:eastAsia="zh-CN"/>
            <w:rPrChange w:id="870" w:author="Unknown">
              <w:rPr>
                <w:rFonts w:asciiTheme="minorHAnsi" w:hAnsiTheme="minorHAnsi" w:cstheme="minorHAnsi"/>
                <w:noProof/>
                <w:sz w:val="20"/>
                <w:szCs w:val="20"/>
                <w:lang w:val="en-US" w:eastAsia="zh-CN"/>
              </w:rPr>
            </w:rPrChange>
          </w:rPr>
          <w:drawing>
            <wp:inline distT="0" distB="0" distL="0" distR="0" wp14:anchorId="5C7EF295" wp14:editId="0D2D12A7">
              <wp:extent cx="5762625" cy="11525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1152525"/>
                      </a:xfrm>
                      <a:prstGeom prst="rect">
                        <a:avLst/>
                      </a:prstGeom>
                      <a:noFill/>
                      <a:ln>
                        <a:solidFill>
                          <a:schemeClr val="accent1"/>
                        </a:solidFill>
                      </a:ln>
                    </pic:spPr>
                  </pic:pic>
                </a:graphicData>
              </a:graphic>
            </wp:inline>
          </w:drawing>
        </w:r>
      </w:del>
    </w:p>
    <w:p w:rsidR="00FC2627" w:rsidRPr="005A43AB" w:rsidDel="00F75193" w:rsidRDefault="00FC2627">
      <w:pPr>
        <w:pStyle w:val="Heading2"/>
        <w:rPr>
          <w:del w:id="871" w:author="Benslimane, Amira" w:date="2016-10-18T12:09:00Z"/>
          <w:rPrChange w:id="872" w:author="Benslimane, Amira" w:date="2016-10-18T16:44:00Z">
            <w:rPr>
              <w:del w:id="873" w:author="Benslimane, Amira" w:date="2016-10-18T12:09:00Z"/>
            </w:rPr>
          </w:rPrChange>
        </w:rPr>
        <w:pPrChange w:id="874" w:author="Benslimane, Amira" w:date="2016-10-18T16:44:00Z">
          <w:pPr>
            <w:spacing w:line="360" w:lineRule="auto"/>
            <w:jc w:val="both"/>
          </w:pPr>
        </w:pPrChange>
      </w:pPr>
      <w:del w:id="875" w:author="Benslimane, Amira" w:date="2016-10-18T12:09:00Z">
        <w:r w:rsidRPr="005A43AB" w:rsidDel="00F75193">
          <w:rPr>
            <w:rPrChange w:id="876" w:author="Benslimane, Amira" w:date="2016-10-18T16:44:00Z">
              <w:rPr/>
            </w:rPrChange>
          </w:rPr>
          <w:delText>It should be noted that the creation of those FX orders is a usability feature, which replaces a manual entry by an automated one. This is a one-time action and this is *not* the definition of a parent/child relation between orders where the modification of one would automatically be reflecting in the other.</w:delText>
        </w:r>
      </w:del>
    </w:p>
    <w:p w:rsidR="00FC2627" w:rsidRPr="005A43AB" w:rsidDel="00F75193" w:rsidRDefault="00FC2627">
      <w:pPr>
        <w:pStyle w:val="Heading2"/>
        <w:rPr>
          <w:del w:id="877" w:author="Benslimane, Amira" w:date="2016-10-18T12:09:00Z"/>
          <w:rPrChange w:id="878" w:author="Benslimane, Amira" w:date="2016-10-18T16:44:00Z">
            <w:rPr>
              <w:del w:id="879" w:author="Benslimane, Amira" w:date="2016-10-18T12:09:00Z"/>
              <w:szCs w:val="20"/>
            </w:rPr>
          </w:rPrChange>
        </w:rPr>
        <w:pPrChange w:id="880" w:author="Benslimane, Amira" w:date="2016-10-18T16:44:00Z">
          <w:pPr>
            <w:pStyle w:val="MisysTextBody"/>
          </w:pPr>
        </w:pPrChange>
      </w:pPr>
    </w:p>
    <w:p w:rsidR="00FC2627" w:rsidRPr="006B118A" w:rsidDel="00F75193" w:rsidRDefault="00FC2627">
      <w:pPr>
        <w:pStyle w:val="Heading2"/>
        <w:rPr>
          <w:del w:id="881" w:author="Benslimane, Amira" w:date="2016-10-18T12:09:00Z"/>
        </w:rPr>
        <w:pPrChange w:id="882" w:author="Benslimane, Amira" w:date="2016-10-18T16:44:00Z">
          <w:pPr>
            <w:pStyle w:val="MisysTextBody"/>
          </w:pPr>
        </w:pPrChange>
      </w:pPr>
      <w:del w:id="883" w:author="Benslimane, Amira" w:date="2016-10-18T12:09:00Z">
        <w:r w:rsidRPr="005A43AB" w:rsidDel="00F75193">
          <w:rPr>
            <w:rPrChange w:id="884" w:author="Benslimane, Amira" w:date="2016-10-18T16:44:00Z">
              <w:rPr>
                <w:rFonts w:asciiTheme="minorHAnsi" w:hAnsiTheme="minorHAnsi" w:cstheme="minorHAnsi"/>
                <w:sz w:val="20"/>
              </w:rPr>
            </w:rPrChange>
          </w:rPr>
          <w:delText>About “Tranches”</w:delText>
        </w:r>
      </w:del>
    </w:p>
    <w:p w:rsidR="00FC2627" w:rsidRPr="006B118A" w:rsidDel="00F75193" w:rsidRDefault="00FC2627">
      <w:pPr>
        <w:pStyle w:val="Heading2"/>
        <w:rPr>
          <w:del w:id="885" w:author="Benslimane, Amira" w:date="2016-10-18T12:09:00Z"/>
        </w:rPr>
        <w:pPrChange w:id="886" w:author="Benslimane, Amira" w:date="2016-10-18T16:44:00Z">
          <w:pPr>
            <w:pStyle w:val="MisysTextBody"/>
          </w:pPr>
        </w:pPrChange>
      </w:pPr>
      <w:del w:id="887" w:author="Benslimane, Amira" w:date="2016-10-18T12:09:00Z">
        <w:r w:rsidRPr="005A43AB" w:rsidDel="00F75193">
          <w:rPr>
            <w:rPrChange w:id="888" w:author="Benslimane, Amira" w:date="2016-10-18T16:44:00Z">
              <w:rPr>
                <w:rFonts w:asciiTheme="minorHAnsi" w:hAnsiTheme="minorHAnsi" w:cstheme="minorHAnsi"/>
                <w:sz w:val="20"/>
              </w:rPr>
            </w:rPrChange>
          </w:rPr>
          <w:delText>Note that FusionInvest does not have a feature to break the order in multiple tranches for sending them to multiple brokers.</w:delText>
        </w:r>
      </w:del>
    </w:p>
    <w:p w:rsidR="00FC2627" w:rsidRPr="006B118A" w:rsidDel="00F75193" w:rsidRDefault="00FC2627">
      <w:pPr>
        <w:pStyle w:val="Heading2"/>
        <w:rPr>
          <w:del w:id="889" w:author="Benslimane, Amira" w:date="2016-10-18T12:09:00Z"/>
        </w:rPr>
        <w:pPrChange w:id="890" w:author="Benslimane, Amira" w:date="2016-10-18T16:44:00Z">
          <w:pPr>
            <w:pStyle w:val="MisysTextBody"/>
          </w:pPr>
        </w:pPrChange>
      </w:pPr>
      <w:del w:id="891" w:author="Benslimane, Amira" w:date="2016-10-18T12:09:00Z">
        <w:r w:rsidRPr="005A43AB" w:rsidDel="00F75193">
          <w:rPr>
            <w:rPrChange w:id="892" w:author="Benslimane, Amira" w:date="2016-10-18T16:44:00Z">
              <w:rPr>
                <w:rFonts w:asciiTheme="minorHAnsi" w:hAnsiTheme="minorHAnsi" w:cstheme="minorHAnsi"/>
                <w:sz w:val="20"/>
              </w:rPr>
            </w:rPrChange>
          </w:rPr>
          <w:delText>In some cases, partial execution results in different “tranches”, but this should be considered having in mind a partial execution.</w:delText>
        </w:r>
      </w:del>
    </w:p>
    <w:p w:rsidR="00FC2627" w:rsidRPr="006B118A" w:rsidDel="00F75193" w:rsidRDefault="00FC2627">
      <w:pPr>
        <w:pStyle w:val="Heading2"/>
        <w:rPr>
          <w:del w:id="893" w:author="Benslimane, Amira" w:date="2016-10-18T12:09:00Z"/>
        </w:rPr>
        <w:pPrChange w:id="894" w:author="Benslimane, Amira" w:date="2016-10-18T16:44:00Z">
          <w:pPr>
            <w:pStyle w:val="MisysTextBody"/>
          </w:pPr>
        </w:pPrChange>
      </w:pPr>
      <w:del w:id="895" w:author="Benslimane, Amira" w:date="2016-10-18T12:09:00Z">
        <w:r w:rsidRPr="005A43AB" w:rsidDel="00F75193">
          <w:rPr>
            <w:rPrChange w:id="896" w:author="Benslimane, Amira" w:date="2016-10-18T16:44:00Z">
              <w:rPr>
                <w:rFonts w:asciiTheme="minorHAnsi" w:hAnsiTheme="minorHAnsi" w:cstheme="minorHAnsi"/>
                <w:sz w:val="20"/>
              </w:rPr>
            </w:rPrChange>
          </w:rPr>
          <w:delText>When the FX funding/hedging order is created, it will be based on the remaining quantity (remaining amount). After its creation, its execution is not linked to the execution of the parent order. In other words, the partial execution parts (or “tranches”) of the parent order are not applied to the FX orders.</w:delText>
        </w:r>
      </w:del>
    </w:p>
    <w:p w:rsidR="001765F7" w:rsidRPr="006B118A" w:rsidDel="00285F72" w:rsidRDefault="001765F7">
      <w:pPr>
        <w:pStyle w:val="Heading2"/>
        <w:rPr>
          <w:del w:id="897" w:author="Benslimane, Amira" w:date="2016-10-18T12:24:00Z"/>
        </w:rPr>
        <w:pPrChange w:id="898" w:author="Benslimane, Amira" w:date="2016-10-18T16:44:00Z">
          <w:pPr>
            <w:spacing w:line="360" w:lineRule="auto"/>
            <w:jc w:val="both"/>
          </w:pPr>
        </w:pPrChange>
      </w:pPr>
      <w:del w:id="899" w:author="Benslimane, Amira" w:date="2016-10-18T12:24:00Z">
        <w:r w:rsidDel="00285F72">
          <w:br w:type="page"/>
        </w:r>
      </w:del>
    </w:p>
    <w:p w:rsidR="003B52BA" w:rsidRPr="002A5769" w:rsidRDefault="001765F7">
      <w:pPr>
        <w:pStyle w:val="Heading2"/>
        <w:pPrChange w:id="900" w:author="Benslimane, Amira" w:date="2016-10-18T16:44:00Z">
          <w:pPr>
            <w:pStyle w:val="MisysTextSubHeadLv1"/>
            <w:jc w:val="both"/>
          </w:pPr>
        </w:pPrChange>
      </w:pPr>
      <w:bookmarkStart w:id="901" w:name="_Toc455148260"/>
      <w:bookmarkStart w:id="902" w:name="_Toc464573194"/>
      <w:r w:rsidRPr="002A5769">
        <w:t>Walkthrough example</w:t>
      </w:r>
      <w:bookmarkEnd w:id="901"/>
      <w:ins w:id="903" w:author="Benslimane, Amira" w:date="2016-10-18T16:44:00Z">
        <w:r w:rsidR="005A43AB">
          <w:t xml:space="preserve"> – without the toolkit</w:t>
        </w:r>
      </w:ins>
      <w:bookmarkEnd w:id="902"/>
    </w:p>
    <w:p w:rsidR="00355F1B" w:rsidRDefault="00355F1B">
      <w:pPr>
        <w:pStyle w:val="MisysTextBody"/>
      </w:pPr>
    </w:p>
    <w:p w:rsidR="00E74077" w:rsidRDefault="00E74077">
      <w:pPr>
        <w:pStyle w:val="MisysTextBody"/>
      </w:pPr>
      <w:r>
        <w:t xml:space="preserve">This section presents the step-by-step manual creation of the FX orders; </w:t>
      </w:r>
      <w:r w:rsidRPr="005A43AB">
        <w:rPr>
          <w:b/>
          <w:rPrChange w:id="904" w:author="Benslimane, Amira" w:date="2016-10-18T16:44:00Z">
            <w:rPr/>
          </w:rPrChange>
        </w:rPr>
        <w:t xml:space="preserve">without The Toolkit.  </w:t>
      </w:r>
      <w:r>
        <w:t>The goal is to define exactly what the Toolkit will do by showing how the same could be done manually.</w:t>
      </w:r>
    </w:p>
    <w:p w:rsidR="00E74077" w:rsidRDefault="00E74077">
      <w:pPr>
        <w:pStyle w:val="MisysTextBody"/>
      </w:pPr>
      <w:r>
        <w:t>By automating those steps, the Toolkit will:</w:t>
      </w:r>
      <w:r w:rsidR="00F27018">
        <w:tab/>
      </w:r>
    </w:p>
    <w:p w:rsidR="00E74077" w:rsidRDefault="00E74077">
      <w:pPr>
        <w:pStyle w:val="MisysTextBody"/>
        <w:numPr>
          <w:ilvl w:val="0"/>
          <w:numId w:val="10"/>
        </w:numPr>
      </w:pPr>
      <w:r>
        <w:t>Improve usability (number of clicks &amp; user actions)</w:t>
      </w:r>
    </w:p>
    <w:p w:rsidR="00E74077" w:rsidRDefault="00E74077">
      <w:pPr>
        <w:pStyle w:val="MisysTextBody"/>
        <w:numPr>
          <w:ilvl w:val="0"/>
          <w:numId w:val="10"/>
        </w:numPr>
      </w:pPr>
      <w:r>
        <w:t>Reduce operational risk</w:t>
      </w:r>
    </w:p>
    <w:p w:rsidR="00E74077" w:rsidRDefault="00E74077">
      <w:pPr>
        <w:pStyle w:val="MisysTextBody"/>
      </w:pPr>
    </w:p>
    <w:p w:rsidR="00355F1B" w:rsidRDefault="00355F1B">
      <w:pPr>
        <w:pStyle w:val="MisysTextBody"/>
      </w:pPr>
      <w:r>
        <w:t>In this example, we start from 2 orders on “BOUYGUES” which have been created using dynamic order builder</w:t>
      </w:r>
    </w:p>
    <w:p w:rsidR="00355F1B" w:rsidRDefault="00355F1B">
      <w:pPr>
        <w:pStyle w:val="MisysTextBody"/>
      </w:pPr>
    </w:p>
    <w:p w:rsidR="00355F1B" w:rsidRDefault="00355F1B">
      <w:pPr>
        <w:pStyle w:val="MisysTextBody"/>
      </w:pPr>
      <w:r>
        <w:rPr>
          <w:noProof/>
          <w:lang w:val="en-US" w:eastAsia="zh-CN"/>
        </w:rPr>
        <w:drawing>
          <wp:inline distT="0" distB="0" distL="0" distR="0" wp14:anchorId="3C85AF7D" wp14:editId="6FAA2792">
            <wp:extent cx="5474700" cy="140141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28">
                      <a:extLst>
                        <a:ext uri="{28A0092B-C50C-407E-A947-70E740481C1C}">
                          <a14:useLocalDpi xmlns:a14="http://schemas.microsoft.com/office/drawing/2010/main" val="0"/>
                        </a:ext>
                      </a:extLst>
                    </a:blip>
                    <a:stretch>
                      <a:fillRect/>
                    </a:stretch>
                  </pic:blipFill>
                  <pic:spPr>
                    <a:xfrm>
                      <a:off x="0" y="0"/>
                      <a:ext cx="5487648" cy="1404731"/>
                    </a:xfrm>
                    <a:prstGeom prst="rect">
                      <a:avLst/>
                    </a:prstGeom>
                  </pic:spPr>
                </pic:pic>
              </a:graphicData>
            </a:graphic>
          </wp:inline>
        </w:drawing>
      </w:r>
    </w:p>
    <w:p w:rsidR="001765F7" w:rsidRDefault="00355F1B">
      <w:pPr>
        <w:pStyle w:val="MisysTextBody"/>
      </w:pPr>
      <w:r>
        <w:rPr>
          <w:noProof/>
          <w:lang w:val="en-US" w:eastAsia="zh-CN"/>
        </w:rPr>
        <w:drawing>
          <wp:inline distT="0" distB="0" distL="0" distR="0" wp14:anchorId="096BAE30" wp14:editId="030612FA">
            <wp:extent cx="5466522" cy="1481282"/>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29">
                      <a:extLst>
                        <a:ext uri="{28A0092B-C50C-407E-A947-70E740481C1C}">
                          <a14:useLocalDpi xmlns:a14="http://schemas.microsoft.com/office/drawing/2010/main" val="0"/>
                        </a:ext>
                      </a:extLst>
                    </a:blip>
                    <a:stretch>
                      <a:fillRect/>
                    </a:stretch>
                  </pic:blipFill>
                  <pic:spPr>
                    <a:xfrm>
                      <a:off x="0" y="0"/>
                      <a:ext cx="5467874" cy="1481648"/>
                    </a:xfrm>
                    <a:prstGeom prst="rect">
                      <a:avLst/>
                    </a:prstGeom>
                  </pic:spPr>
                </pic:pic>
              </a:graphicData>
            </a:graphic>
          </wp:inline>
        </w:drawing>
      </w:r>
    </w:p>
    <w:p w:rsidR="00355F1B" w:rsidRDefault="00F27018">
      <w:pPr>
        <w:pStyle w:val="MisysTextBody"/>
      </w:pPr>
      <w:r>
        <w:tab/>
      </w:r>
    </w:p>
    <w:p w:rsidR="00355F1B" w:rsidRDefault="00355F1B">
      <w:pPr>
        <w:pStyle w:val="MisysTextBody"/>
      </w:pPr>
      <w:r>
        <w:t>Without loss of generality, we assume that the 2 orders have been merged into one. It is then possible to have the Order Amount or to re-estimate it using the Quantities and Last Price.</w:t>
      </w:r>
    </w:p>
    <w:p w:rsidR="00355F1B" w:rsidRDefault="00355F1B">
      <w:pPr>
        <w:pStyle w:val="MisysTextBody"/>
      </w:pPr>
      <w:r>
        <w:t>The currency is also retrieved and the FX funding/hedging orders can be created when it differs from the Fund/Strategy currency.</w:t>
      </w:r>
    </w:p>
    <w:p w:rsidR="00355F1B" w:rsidRDefault="00355F1B">
      <w:pPr>
        <w:pStyle w:val="MisysTextBody"/>
      </w:pPr>
      <w:r>
        <w:t>In our example:</w:t>
      </w:r>
    </w:p>
    <w:p w:rsidR="00355F1B" w:rsidRDefault="00355F1B">
      <w:pPr>
        <w:pStyle w:val="MisysTextBody"/>
        <w:numPr>
          <w:ilvl w:val="0"/>
          <w:numId w:val="10"/>
        </w:numPr>
      </w:pPr>
      <w:r>
        <w:t>Parent Order currency is EUR</w:t>
      </w:r>
    </w:p>
    <w:p w:rsidR="00355F1B" w:rsidRDefault="00355F1B">
      <w:pPr>
        <w:pStyle w:val="MisysTextBody"/>
        <w:numPr>
          <w:ilvl w:val="0"/>
          <w:numId w:val="10"/>
        </w:numPr>
      </w:pPr>
      <w:r>
        <w:t>Fund currency is GBP</w:t>
      </w:r>
    </w:p>
    <w:p w:rsidR="005A43AB" w:rsidRDefault="005A43AB">
      <w:pPr>
        <w:pStyle w:val="MisysTextBody"/>
        <w:rPr>
          <w:ins w:id="905" w:author="Benslimane, Amira" w:date="2016-10-18T16:45:00Z"/>
        </w:rPr>
      </w:pPr>
    </w:p>
    <w:p w:rsidR="005A43AB" w:rsidRDefault="005A43AB">
      <w:pPr>
        <w:pStyle w:val="MisysTextBody"/>
        <w:rPr>
          <w:ins w:id="906" w:author="Benslimane, Amira" w:date="2016-10-18T16:45:00Z"/>
        </w:rPr>
      </w:pPr>
    </w:p>
    <w:p w:rsidR="00355F1B" w:rsidDel="005A43AB" w:rsidRDefault="00355F1B">
      <w:pPr>
        <w:pStyle w:val="MisysTextBody"/>
        <w:rPr>
          <w:del w:id="907" w:author="Benslimane, Amira" w:date="2016-10-18T16:45:00Z"/>
        </w:rPr>
      </w:pPr>
      <w:r>
        <w:rPr>
          <w:noProof/>
          <w:lang w:val="en-US" w:eastAsia="zh-CN"/>
        </w:rPr>
        <w:lastRenderedPageBreak/>
        <w:drawing>
          <wp:anchor distT="0" distB="0" distL="114300" distR="114300" simplePos="0" relativeHeight="251675648" behindDoc="0" locked="0" layoutInCell="1" allowOverlap="1" wp14:anchorId="13E51147" wp14:editId="55D49593">
            <wp:simplePos x="1539240" y="716280"/>
            <wp:positionH relativeFrom="margin">
              <wp:align>center</wp:align>
            </wp:positionH>
            <wp:positionV relativeFrom="margin">
              <wp:align>top</wp:align>
            </wp:positionV>
            <wp:extent cx="5466080" cy="1797685"/>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png"/>
                    <pic:cNvPicPr/>
                  </pic:nvPicPr>
                  <pic:blipFill>
                    <a:blip r:embed="rId30">
                      <a:extLst>
                        <a:ext uri="{28A0092B-C50C-407E-A947-70E740481C1C}">
                          <a14:useLocalDpi xmlns:a14="http://schemas.microsoft.com/office/drawing/2010/main" val="0"/>
                        </a:ext>
                      </a:extLst>
                    </a:blip>
                    <a:stretch>
                      <a:fillRect/>
                    </a:stretch>
                  </pic:blipFill>
                  <pic:spPr>
                    <a:xfrm>
                      <a:off x="0" y="0"/>
                      <a:ext cx="5466080" cy="1797685"/>
                    </a:xfrm>
                    <a:prstGeom prst="rect">
                      <a:avLst/>
                    </a:prstGeom>
                  </pic:spPr>
                </pic:pic>
              </a:graphicData>
            </a:graphic>
          </wp:anchor>
        </w:drawing>
      </w:r>
    </w:p>
    <w:p w:rsidR="00355F1B" w:rsidDel="005A43AB" w:rsidRDefault="00355F1B">
      <w:pPr>
        <w:pStyle w:val="MisysTextBody"/>
        <w:rPr>
          <w:del w:id="908" w:author="Benslimane, Amira" w:date="2016-10-18T16:44:00Z"/>
          <w:rFonts w:cstheme="majorHAnsi"/>
        </w:rPr>
        <w:pPrChange w:id="909" w:author="Benslimane, Amira" w:date="2016-10-18T16:55:00Z">
          <w:pPr>
            <w:spacing w:line="360" w:lineRule="auto"/>
            <w:jc w:val="both"/>
          </w:pPr>
        </w:pPrChange>
      </w:pPr>
      <w:del w:id="910" w:author="Benslimane, Amira" w:date="2016-10-18T16:45:00Z">
        <w:r w:rsidDel="005A43AB">
          <w:br w:type="page"/>
        </w:r>
      </w:del>
    </w:p>
    <w:p w:rsidR="00355F1B" w:rsidRDefault="00355F1B">
      <w:pPr>
        <w:pStyle w:val="MisysTextBody"/>
      </w:pPr>
      <w:del w:id="911" w:author="Benslimane, Amira" w:date="2016-10-18T16:44:00Z">
        <w:r w:rsidDel="005A43AB">
          <w:delText>T</w:delText>
        </w:r>
      </w:del>
      <w:ins w:id="912" w:author="Benslimane, Amira" w:date="2016-10-18T16:44:00Z">
        <w:r w:rsidR="005A43AB">
          <w:t>T</w:t>
        </w:r>
      </w:ins>
      <w:r>
        <w:t>he user decides to create a Funding order and/or a Hedging order. The percentages are also defined.</w:t>
      </w:r>
    </w:p>
    <w:p w:rsidR="00355F1B" w:rsidRDefault="00355F1B">
      <w:pPr>
        <w:pStyle w:val="MisysTextBody"/>
      </w:pPr>
    </w:p>
    <w:p w:rsidR="00355F1B" w:rsidRDefault="00355F1B">
      <w:pPr>
        <w:pStyle w:val="MisysTextBody"/>
      </w:pPr>
      <w:r>
        <w:rPr>
          <w:noProof/>
          <w:lang w:val="en-US" w:eastAsia="zh-CN"/>
        </w:rPr>
        <w:drawing>
          <wp:inline distT="0" distB="0" distL="0" distR="0" wp14:anchorId="456517C9" wp14:editId="524E6444">
            <wp:extent cx="4762500" cy="165604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6655" cy="1654010"/>
                    </a:xfrm>
                    <a:prstGeom prst="rect">
                      <a:avLst/>
                    </a:prstGeom>
                    <a:noFill/>
                    <a:ln>
                      <a:noFill/>
                    </a:ln>
                  </pic:spPr>
                </pic:pic>
              </a:graphicData>
            </a:graphic>
          </wp:inline>
        </w:drawing>
      </w:r>
    </w:p>
    <w:p w:rsidR="00FC2627" w:rsidRDefault="00FC2627">
      <w:pPr>
        <w:pStyle w:val="MisysTextBody"/>
      </w:pPr>
    </w:p>
    <w:p w:rsidR="00355F1B" w:rsidRDefault="00FC2627">
      <w:pPr>
        <w:pStyle w:val="MisysTextBody"/>
      </w:pPr>
      <w:r>
        <w:t>For Hedging order, the list are selected from a pre-defined list in a “Bucked Set” configuration</w:t>
      </w:r>
    </w:p>
    <w:p w:rsidR="00FC2627" w:rsidRDefault="00FC2627">
      <w:pPr>
        <w:pStyle w:val="MisysTextBody"/>
      </w:pPr>
    </w:p>
    <w:p w:rsidR="00FC2627" w:rsidRDefault="00FC2627">
      <w:pPr>
        <w:pStyle w:val="MisysTextBody"/>
      </w:pPr>
      <w:r>
        <w:rPr>
          <w:noProof/>
          <w:lang w:val="en-US" w:eastAsia="zh-CN"/>
        </w:rPr>
        <w:drawing>
          <wp:inline distT="0" distB="0" distL="0" distR="0" wp14:anchorId="607B440E" wp14:editId="73EEC472">
            <wp:extent cx="2598420" cy="143966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png"/>
                    <pic:cNvPicPr/>
                  </pic:nvPicPr>
                  <pic:blipFill>
                    <a:blip r:embed="rId32">
                      <a:extLst>
                        <a:ext uri="{28A0092B-C50C-407E-A947-70E740481C1C}">
                          <a14:useLocalDpi xmlns:a14="http://schemas.microsoft.com/office/drawing/2010/main" val="0"/>
                        </a:ext>
                      </a:extLst>
                    </a:blip>
                    <a:stretch>
                      <a:fillRect/>
                    </a:stretch>
                  </pic:blipFill>
                  <pic:spPr>
                    <a:xfrm>
                      <a:off x="0" y="0"/>
                      <a:ext cx="2593361" cy="1436862"/>
                    </a:xfrm>
                    <a:prstGeom prst="rect">
                      <a:avLst/>
                    </a:prstGeom>
                  </pic:spPr>
                </pic:pic>
              </a:graphicData>
            </a:graphic>
          </wp:inline>
        </w:drawing>
      </w:r>
    </w:p>
    <w:p w:rsidR="000D3628" w:rsidRDefault="000D3628">
      <w:pPr>
        <w:ind w:left="720"/>
        <w:jc w:val="both"/>
        <w:rPr>
          <w:ins w:id="913" w:author="Benslimane, Amira" w:date="2016-09-19T15:13:00Z"/>
          <w:rFonts w:cstheme="majorHAnsi"/>
        </w:rPr>
      </w:pPr>
    </w:p>
    <w:p w:rsidR="00355F1B" w:rsidRDefault="00355F1B">
      <w:pPr>
        <w:pStyle w:val="MisysTextBody"/>
      </w:pPr>
    </w:p>
    <w:p w:rsidR="00FC2627" w:rsidRDefault="00FC2627">
      <w:pPr>
        <w:spacing w:line="360" w:lineRule="auto"/>
        <w:jc w:val="both"/>
        <w:rPr>
          <w:rFonts w:cstheme="majorHAnsi"/>
        </w:rPr>
      </w:pPr>
      <w:r>
        <w:br w:type="page"/>
      </w:r>
    </w:p>
    <w:p w:rsidR="00355F1B" w:rsidRDefault="00355F1B">
      <w:pPr>
        <w:pStyle w:val="MisysTextBody"/>
      </w:pPr>
      <w:r>
        <w:lastRenderedPageBreak/>
        <w:t>The FX funding order is created to fund (or hedge) the EUR amount against GBP.</w:t>
      </w:r>
    </w:p>
    <w:p w:rsidR="00355F1B" w:rsidRDefault="00355F1B">
      <w:pPr>
        <w:pStyle w:val="MisysTextBody"/>
      </w:pPr>
    </w:p>
    <w:p w:rsidR="00355F1B" w:rsidRPr="002A5769" w:rsidRDefault="003F56C6">
      <w:pPr>
        <w:pStyle w:val="MisysTextBody"/>
      </w:pPr>
      <w:r>
        <w:rPr>
          <w:noProof/>
          <w:lang w:val="en-US" w:eastAsia="zh-CN"/>
        </w:rPr>
        <w:drawing>
          <wp:inline distT="0" distB="0" distL="0" distR="0" wp14:anchorId="7A3FC5F4" wp14:editId="7B9A128E">
            <wp:extent cx="5275522" cy="245852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8535" cy="2459932"/>
                    </a:xfrm>
                    <a:prstGeom prst="rect">
                      <a:avLst/>
                    </a:prstGeom>
                  </pic:spPr>
                </pic:pic>
              </a:graphicData>
            </a:graphic>
          </wp:inline>
        </w:drawing>
      </w:r>
    </w:p>
    <w:p w:rsidR="00355F1B" w:rsidRDefault="00355F1B">
      <w:pPr>
        <w:pStyle w:val="MisysTextBody"/>
      </w:pPr>
    </w:p>
    <w:p w:rsidR="00355F1B" w:rsidRDefault="00355F1B">
      <w:pPr>
        <w:pStyle w:val="MisysTextBody"/>
      </w:pPr>
      <w:r>
        <w:t>The allocation is copied from the parent order…</w:t>
      </w:r>
    </w:p>
    <w:p w:rsidR="00355F1B" w:rsidRDefault="00355F1B">
      <w:pPr>
        <w:pStyle w:val="MisysTextBody"/>
      </w:pPr>
      <w:r>
        <w:rPr>
          <w:noProof/>
          <w:lang w:val="en-US" w:eastAsia="zh-CN"/>
        </w:rPr>
        <w:drawing>
          <wp:inline distT="0" distB="0" distL="0" distR="0" wp14:anchorId="1D2EF2DD" wp14:editId="2D27C0B5">
            <wp:extent cx="5208856" cy="17393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png"/>
                    <pic:cNvPicPr/>
                  </pic:nvPicPr>
                  <pic:blipFill>
                    <a:blip r:embed="rId34">
                      <a:extLst>
                        <a:ext uri="{28A0092B-C50C-407E-A947-70E740481C1C}">
                          <a14:useLocalDpi xmlns:a14="http://schemas.microsoft.com/office/drawing/2010/main" val="0"/>
                        </a:ext>
                      </a:extLst>
                    </a:blip>
                    <a:stretch>
                      <a:fillRect/>
                    </a:stretch>
                  </pic:blipFill>
                  <pic:spPr>
                    <a:xfrm>
                      <a:off x="0" y="0"/>
                      <a:ext cx="5204690" cy="1737957"/>
                    </a:xfrm>
                    <a:prstGeom prst="rect">
                      <a:avLst/>
                    </a:prstGeom>
                  </pic:spPr>
                </pic:pic>
              </a:graphicData>
            </a:graphic>
          </wp:inline>
        </w:drawing>
      </w:r>
    </w:p>
    <w:p w:rsidR="00355F1B" w:rsidRDefault="00355F1B">
      <w:pPr>
        <w:pStyle w:val="MisysTextBody"/>
      </w:pPr>
      <w:r>
        <w:t>… to the FX order</w:t>
      </w:r>
    </w:p>
    <w:p w:rsidR="00355F1B" w:rsidRDefault="00355F1B">
      <w:pPr>
        <w:pStyle w:val="MisysTextBody"/>
      </w:pPr>
      <w:r>
        <w:rPr>
          <w:noProof/>
          <w:lang w:val="en-US" w:eastAsia="zh-CN"/>
        </w:rPr>
        <w:drawing>
          <wp:inline distT="0" distB="0" distL="0" distR="0" wp14:anchorId="0209EBCC" wp14:editId="51A79466">
            <wp:extent cx="5188226" cy="29026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png"/>
                    <pic:cNvPicPr/>
                  </pic:nvPicPr>
                  <pic:blipFill>
                    <a:blip r:embed="rId35">
                      <a:extLst>
                        <a:ext uri="{28A0092B-C50C-407E-A947-70E740481C1C}">
                          <a14:useLocalDpi xmlns:a14="http://schemas.microsoft.com/office/drawing/2010/main" val="0"/>
                        </a:ext>
                      </a:extLst>
                    </a:blip>
                    <a:stretch>
                      <a:fillRect/>
                    </a:stretch>
                  </pic:blipFill>
                  <pic:spPr>
                    <a:xfrm>
                      <a:off x="0" y="0"/>
                      <a:ext cx="5192007" cy="2904800"/>
                    </a:xfrm>
                    <a:prstGeom prst="rect">
                      <a:avLst/>
                    </a:prstGeom>
                  </pic:spPr>
                </pic:pic>
              </a:graphicData>
            </a:graphic>
          </wp:inline>
        </w:drawing>
      </w:r>
    </w:p>
    <w:p w:rsidR="00FC2627" w:rsidRPr="005A43AB" w:rsidDel="005A43AB" w:rsidRDefault="00FC2627">
      <w:pPr>
        <w:spacing w:line="360" w:lineRule="auto"/>
        <w:jc w:val="both"/>
        <w:rPr>
          <w:del w:id="914" w:author="Benslimane, Amira" w:date="2016-10-18T16:46:00Z"/>
          <w:rFonts w:asciiTheme="minorHAnsi" w:hAnsiTheme="minorHAnsi" w:cstheme="minorHAnsi"/>
          <w:sz w:val="20"/>
          <w:szCs w:val="20"/>
          <w:rPrChange w:id="915" w:author="Benslimane, Amira" w:date="2016-10-18T16:46:00Z">
            <w:rPr>
              <w:del w:id="916" w:author="Benslimane, Amira" w:date="2016-10-18T16:46:00Z"/>
              <w:rFonts w:cstheme="majorHAnsi"/>
            </w:rPr>
          </w:rPrChange>
        </w:rPr>
      </w:pPr>
      <w:del w:id="917" w:author="Benslimane, Amira" w:date="2016-10-18T16:46:00Z">
        <w:r w:rsidRPr="005A43AB" w:rsidDel="005A43AB">
          <w:rPr>
            <w:rFonts w:asciiTheme="minorHAnsi" w:hAnsiTheme="minorHAnsi" w:cstheme="minorHAnsi"/>
            <w:sz w:val="20"/>
            <w:szCs w:val="20"/>
            <w:rPrChange w:id="918" w:author="Benslimane, Amira" w:date="2016-10-18T16:46:00Z">
              <w:rPr/>
            </w:rPrChange>
          </w:rPr>
          <w:br w:type="page"/>
        </w:r>
      </w:del>
    </w:p>
    <w:p w:rsidR="00355F1B" w:rsidRPr="005A43AB" w:rsidRDefault="00FC2627">
      <w:pPr>
        <w:spacing w:line="360" w:lineRule="auto"/>
        <w:jc w:val="both"/>
        <w:rPr>
          <w:szCs w:val="20"/>
          <w:rPrChange w:id="919" w:author="Benslimane, Amira" w:date="2016-10-18T16:46:00Z">
            <w:rPr/>
          </w:rPrChange>
        </w:rPr>
        <w:pPrChange w:id="920" w:author="Benslimane, Amira" w:date="2016-10-18T16:46:00Z">
          <w:pPr>
            <w:pStyle w:val="MisysTextBody"/>
          </w:pPr>
        </w:pPrChange>
      </w:pPr>
      <w:r w:rsidRPr="006B118A">
        <w:rPr>
          <w:rFonts w:asciiTheme="minorHAnsi" w:hAnsiTheme="minorHAnsi" w:cstheme="minorHAnsi"/>
          <w:sz w:val="20"/>
          <w:szCs w:val="20"/>
        </w:rPr>
        <w:t xml:space="preserve">The order group-id is modifying according to parent order. Also the “Property” </w:t>
      </w:r>
      <w:r w:rsidRPr="005A43AB">
        <w:rPr>
          <w:rFonts w:asciiTheme="minorHAnsi" w:hAnsiTheme="minorHAnsi" w:cstheme="minorHAnsi"/>
          <w:sz w:val="20"/>
          <w:szCs w:val="20"/>
          <w:rPrChange w:id="921" w:author="Benslimane, Amira" w:date="2016-10-18T16:46:00Z">
            <w:rPr>
              <w:rFonts w:asciiTheme="minorHAnsi" w:hAnsiTheme="minorHAnsi" w:cstheme="minorHAnsi"/>
              <w:sz w:val="20"/>
            </w:rPr>
          </w:rPrChange>
        </w:rPr>
        <w:t>is marked with a unique identifier.</w:t>
      </w:r>
    </w:p>
    <w:p w:rsidR="00FC2627" w:rsidRPr="005A43AB" w:rsidRDefault="00FC2627">
      <w:pPr>
        <w:pStyle w:val="MisysTextBody"/>
      </w:pPr>
      <w:r w:rsidRPr="005A43AB">
        <w:lastRenderedPageBreak/>
        <w:t>The property will be propagated from the Order to the Executions and into the Trade ticket in portfolio (cf. next section on the “criterion”).</w:t>
      </w:r>
    </w:p>
    <w:p w:rsidR="00FC2627" w:rsidRDefault="00FC2627">
      <w:pPr>
        <w:pStyle w:val="MisysTextBody"/>
      </w:pPr>
    </w:p>
    <w:p w:rsidR="00FC2627" w:rsidRDefault="00FC2627">
      <w:pPr>
        <w:pStyle w:val="MisysTextBody"/>
      </w:pPr>
      <w:r>
        <w:rPr>
          <w:noProof/>
          <w:lang w:val="en-US" w:eastAsia="zh-CN"/>
        </w:rPr>
        <w:drawing>
          <wp:inline distT="0" distB="0" distL="0" distR="0" wp14:anchorId="7E3A1FCF" wp14:editId="16E34C9A">
            <wp:extent cx="3021496" cy="1868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png"/>
                    <pic:cNvPicPr/>
                  </pic:nvPicPr>
                  <pic:blipFill>
                    <a:blip r:embed="rId36">
                      <a:extLst>
                        <a:ext uri="{28A0092B-C50C-407E-A947-70E740481C1C}">
                          <a14:useLocalDpi xmlns:a14="http://schemas.microsoft.com/office/drawing/2010/main" val="0"/>
                        </a:ext>
                      </a:extLst>
                    </a:blip>
                    <a:stretch>
                      <a:fillRect/>
                    </a:stretch>
                  </pic:blipFill>
                  <pic:spPr>
                    <a:xfrm>
                      <a:off x="0" y="0"/>
                      <a:ext cx="3018856" cy="1867267"/>
                    </a:xfrm>
                    <a:prstGeom prst="rect">
                      <a:avLst/>
                    </a:prstGeom>
                  </pic:spPr>
                </pic:pic>
              </a:graphicData>
            </a:graphic>
          </wp:inline>
        </w:drawing>
      </w:r>
    </w:p>
    <w:p w:rsidR="00CC6CA4" w:rsidRDefault="00CC6CA4">
      <w:pPr>
        <w:pStyle w:val="MisysTextBody"/>
      </w:pPr>
    </w:p>
    <w:p w:rsidR="00CC6CA4" w:rsidRDefault="00CC6CA4">
      <w:pPr>
        <w:pStyle w:val="MisysTextBody"/>
      </w:pPr>
      <w:r>
        <w:t xml:space="preserve">The property can also be used to filter the list of </w:t>
      </w:r>
      <w:r w:rsidR="00B741FE">
        <w:t>orders in Order Blotter</w:t>
      </w:r>
    </w:p>
    <w:p w:rsidR="00B741FE" w:rsidRDefault="003F56C6">
      <w:pPr>
        <w:pStyle w:val="MisysTextBody"/>
      </w:pPr>
      <w:r>
        <w:tab/>
      </w:r>
    </w:p>
    <w:p w:rsidR="00CC6CA4" w:rsidRDefault="00CC6CA4">
      <w:pPr>
        <w:pStyle w:val="MisysTextBody"/>
      </w:pPr>
      <w:r>
        <w:rPr>
          <w:noProof/>
          <w:lang w:val="en-US" w:eastAsia="zh-CN"/>
        </w:rPr>
        <w:drawing>
          <wp:inline distT="0" distB="0" distL="0" distR="0" wp14:anchorId="30F31A7E" wp14:editId="794C215C">
            <wp:extent cx="3021496" cy="221369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png"/>
                    <pic:cNvPicPr/>
                  </pic:nvPicPr>
                  <pic:blipFill>
                    <a:blip r:embed="rId37">
                      <a:extLst>
                        <a:ext uri="{28A0092B-C50C-407E-A947-70E740481C1C}">
                          <a14:useLocalDpi xmlns:a14="http://schemas.microsoft.com/office/drawing/2010/main" val="0"/>
                        </a:ext>
                      </a:extLst>
                    </a:blip>
                    <a:stretch>
                      <a:fillRect/>
                    </a:stretch>
                  </pic:blipFill>
                  <pic:spPr>
                    <a:xfrm>
                      <a:off x="0" y="0"/>
                      <a:ext cx="3019431" cy="2212180"/>
                    </a:xfrm>
                    <a:prstGeom prst="rect">
                      <a:avLst/>
                    </a:prstGeom>
                  </pic:spPr>
                </pic:pic>
              </a:graphicData>
            </a:graphic>
          </wp:inline>
        </w:drawing>
      </w:r>
    </w:p>
    <w:p w:rsidR="00B741FE" w:rsidRDefault="00B741FE">
      <w:pPr>
        <w:spacing w:line="360" w:lineRule="auto"/>
        <w:jc w:val="both"/>
        <w:rPr>
          <w:b/>
        </w:rPr>
      </w:pPr>
      <w:r>
        <w:rPr>
          <w:b/>
        </w:rPr>
        <w:br w:type="page"/>
      </w:r>
    </w:p>
    <w:p w:rsidR="00475D15" w:rsidRPr="00B741FE" w:rsidRDefault="00475D15">
      <w:pPr>
        <w:spacing w:line="360" w:lineRule="auto"/>
        <w:jc w:val="both"/>
        <w:rPr>
          <w:b/>
        </w:rPr>
      </w:pPr>
    </w:p>
    <w:p w:rsidR="00F373F7" w:rsidDel="00BD2B92" w:rsidRDefault="00F373F7">
      <w:pPr>
        <w:pStyle w:val="Heading2"/>
        <w:rPr>
          <w:del w:id="922" w:author="Benslimane, Amira" w:date="2016-10-18T16:47:00Z"/>
        </w:rPr>
        <w:pPrChange w:id="923" w:author="Benslimane, Amira" w:date="2016-10-18T11:26:00Z">
          <w:pPr>
            <w:pStyle w:val="MisysSectionHeadingLv2"/>
          </w:pPr>
        </w:pPrChange>
      </w:pPr>
      <w:del w:id="924" w:author="Benslimane, Amira" w:date="2016-10-18T16:47:00Z">
        <w:r w:rsidDel="00BD2B92">
          <w:delText>Portfolio views</w:delText>
        </w:r>
        <w:r w:rsidR="00625EE9" w:rsidDel="00BD2B92">
          <w:delText>/Extractions/FO Ranking views</w:delText>
        </w:r>
      </w:del>
    </w:p>
    <w:p w:rsidR="00625EE9" w:rsidDel="00BD2B92" w:rsidRDefault="00625EE9">
      <w:pPr>
        <w:pStyle w:val="MisysPullQuoteAuthorTitleCompany"/>
        <w:jc w:val="both"/>
        <w:rPr>
          <w:del w:id="925" w:author="Benslimane, Amira" w:date="2016-10-18T16:47:00Z"/>
        </w:rPr>
      </w:pPr>
      <w:del w:id="926" w:author="Benslimane, Amira" w:date="2016-10-18T16:47:00Z">
        <w:r w:rsidDel="00BD2B92">
          <w:delText>In the portfolio view, Mediolanum would like to have a display offering the possibility to group each parent order/parent position/parent trade with its funding and hedging orders/positions/trades.</w:delText>
        </w:r>
      </w:del>
    </w:p>
    <w:p w:rsidR="00625EE9" w:rsidRPr="009B7329" w:rsidDel="00BD2B92" w:rsidRDefault="00625EE9">
      <w:pPr>
        <w:pStyle w:val="MisysTextBody"/>
        <w:rPr>
          <w:del w:id="927" w:author="Benslimane, Amira" w:date="2016-10-18T16:47:00Z"/>
        </w:rPr>
      </w:pPr>
      <w:del w:id="928" w:author="Benslimane, Amira" w:date="2016-10-18T16:47:00Z">
        <w:r w:rsidRPr="00D0042E" w:rsidDel="00BD2B92">
          <w:delText>This will not be applied to the simulated orders</w:delText>
        </w:r>
        <w:r w:rsidRPr="009B7329" w:rsidDel="00BD2B92">
          <w:delText>.</w:delText>
        </w:r>
      </w:del>
    </w:p>
    <w:p w:rsidR="00625EE9" w:rsidDel="00BD2B92" w:rsidRDefault="00625EE9">
      <w:pPr>
        <w:pStyle w:val="MisysPullQuoteAuthorTitleCompany"/>
        <w:jc w:val="both"/>
        <w:rPr>
          <w:del w:id="929" w:author="Benslimane, Amira" w:date="2016-10-18T16:47:00Z"/>
        </w:rPr>
      </w:pPr>
      <w:del w:id="930" w:author="Benslimane, Amira" w:date="2016-10-18T16:47:00Z">
        <w:r w:rsidDel="00BD2B92">
          <w:rPr>
            <w:noProof/>
            <w:lang w:val="en-US" w:eastAsia="zh-CN"/>
          </w:rPr>
          <w:drawing>
            <wp:inline distT="0" distB="0" distL="0" distR="0" wp14:anchorId="73B3936A" wp14:editId="4B2B327B">
              <wp:extent cx="5762625" cy="3260725"/>
              <wp:effectExtent l="19050" t="19050" r="2857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260725"/>
                      </a:xfrm>
                      <a:prstGeom prst="rect">
                        <a:avLst/>
                      </a:prstGeom>
                      <a:noFill/>
                      <a:ln>
                        <a:solidFill>
                          <a:schemeClr val="accent1"/>
                        </a:solidFill>
                      </a:ln>
                    </pic:spPr>
                  </pic:pic>
                </a:graphicData>
              </a:graphic>
            </wp:inline>
          </w:drawing>
        </w:r>
      </w:del>
    </w:p>
    <w:p w:rsidR="00625EE9" w:rsidDel="00BD2B92" w:rsidRDefault="00625EE9">
      <w:pPr>
        <w:pStyle w:val="MisysPullQuoteAuthorTitleCompany"/>
        <w:jc w:val="both"/>
        <w:rPr>
          <w:del w:id="931" w:author="Benslimane, Amira" w:date="2016-10-18T16:47:00Z"/>
        </w:rPr>
      </w:pPr>
      <w:del w:id="932" w:author="Benslimane, Amira" w:date="2016-10-18T16:47:00Z">
        <w:r w:rsidDel="00BD2B92">
          <w:delText>The criterion above should be available in the extractions configuration.</w:delText>
        </w:r>
      </w:del>
    </w:p>
    <w:p w:rsidR="00625EE9" w:rsidDel="00BD2B92" w:rsidRDefault="00625EE9">
      <w:pPr>
        <w:pStyle w:val="MisysPullQuoteAuthorTitleCompany"/>
        <w:jc w:val="both"/>
        <w:rPr>
          <w:del w:id="933" w:author="Benslimane, Amira" w:date="2016-10-18T16:47:00Z"/>
        </w:rPr>
      </w:pPr>
      <w:del w:id="934" w:author="Benslimane, Amira" w:date="2016-10-18T16:47:00Z">
        <w:r w:rsidDel="00BD2B92">
          <w:delText>The display will be available by running an extraction, including this criterion on the portfolio. It should be noted that that this will take some calculation time – typically the same as other extractions with trade-based criteria.</w:delText>
        </w:r>
      </w:del>
    </w:p>
    <w:p w:rsidR="00625EE9" w:rsidDel="00BD2B92" w:rsidRDefault="00625EE9">
      <w:pPr>
        <w:pStyle w:val="MisysPullQuoteAuthorTitleCompany"/>
        <w:jc w:val="both"/>
        <w:rPr>
          <w:del w:id="935" w:author="Benslimane, Amira" w:date="2016-10-18T16:47:00Z"/>
        </w:rPr>
      </w:pPr>
      <w:del w:id="936" w:author="Benslimane, Amira" w:date="2016-10-18T16:47:00Z">
        <w:r w:rsidDel="00BD2B92">
          <w:delText>This criterion and display:</w:delText>
        </w:r>
      </w:del>
    </w:p>
    <w:p w:rsidR="00625EE9" w:rsidDel="00BD2B92" w:rsidRDefault="00625EE9">
      <w:pPr>
        <w:pStyle w:val="MisysPullQuoteAuthorTitleCompany"/>
        <w:numPr>
          <w:ilvl w:val="0"/>
          <w:numId w:val="9"/>
        </w:numPr>
        <w:jc w:val="both"/>
        <w:rPr>
          <w:del w:id="937" w:author="Benslimane, Amira" w:date="2016-10-18T16:47:00Z"/>
        </w:rPr>
      </w:pPr>
      <w:del w:id="938" w:author="Benslimane, Amira" w:date="2016-10-18T16:47:00Z">
        <w:r w:rsidDel="00BD2B92">
          <w:delText>Is available on demand ; but is not designed for use in Compliance rules nor performance attribution; and in particular is not designed to impact other indicators with Netting between hedged/hedging items</w:delText>
        </w:r>
      </w:del>
    </w:p>
    <w:p w:rsidR="00625EE9" w:rsidDel="00BD2B92" w:rsidRDefault="00625EE9">
      <w:pPr>
        <w:pStyle w:val="MisysTextBody"/>
        <w:rPr>
          <w:del w:id="939" w:author="Benslimane, Amira" w:date="2016-10-18T16:47:00Z"/>
        </w:rPr>
      </w:pPr>
      <w:del w:id="940" w:author="Benslimane, Amira" w:date="2016-10-18T16:47:00Z">
        <w:r w:rsidDel="00BD2B92">
          <w:delText xml:space="preserve">Is only designed to provide </w:delText>
        </w:r>
        <w:r w:rsidRPr="002A5769" w:rsidDel="00BD2B92">
          <w:rPr>
            <w:b/>
            <w:szCs w:val="18"/>
          </w:rPr>
          <w:delText>netted totals</w:delText>
        </w:r>
        <w:r w:rsidDel="00BD2B92">
          <w:delText xml:space="preserve"> of some indicators (P&amp;L, Greeks), in the same way that those indicators are summed with other extraction criteria. </w:delText>
        </w:r>
      </w:del>
    </w:p>
    <w:p w:rsidR="000670AB" w:rsidDel="00BD2B92" w:rsidRDefault="000670AB">
      <w:pPr>
        <w:pStyle w:val="MisysTextBody"/>
        <w:rPr>
          <w:del w:id="941" w:author="Benslimane, Amira" w:date="2016-10-18T16:47:00Z"/>
        </w:rPr>
      </w:pPr>
      <w:del w:id="942" w:author="Benslimane, Amira" w:date="2016-10-18T16:47:00Z">
        <w:r w:rsidDel="00BD2B92">
          <w:delText>The possibility to use the FO Ranking criteria will be given in this extraction. For this we will use a toolkited criteria defined as follows:</w:delText>
        </w:r>
      </w:del>
    </w:p>
    <w:p w:rsidR="000670AB" w:rsidDel="00BD2B92" w:rsidRDefault="000670AB">
      <w:pPr>
        <w:pStyle w:val="MisysTextBody"/>
        <w:rPr>
          <w:del w:id="943" w:author="Benslimane, Amira" w:date="2016-10-18T16:47:00Z"/>
        </w:rPr>
      </w:pPr>
      <w:del w:id="944" w:author="Benslimane, Amira" w:date="2016-10-18T16:47:00Z">
        <w:r w:rsidDel="00BD2B92">
          <w:delText>Ranking of grouped position = ranking of the parent order.</w:delText>
        </w:r>
      </w:del>
    </w:p>
    <w:p w:rsidR="000670AB" w:rsidRPr="000670AB" w:rsidDel="00BD2B92" w:rsidRDefault="000670AB">
      <w:pPr>
        <w:pStyle w:val="MisysTextBody"/>
        <w:rPr>
          <w:del w:id="945" w:author="Benslimane, Amira" w:date="2016-10-18T16:47:00Z"/>
        </w:rPr>
      </w:pPr>
      <w:del w:id="946" w:author="Benslimane, Amira" w:date="2016-10-18T16:47:00Z">
        <w:r w:rsidDel="00BD2B92">
          <w:delText>Example: {APPLE,EUR vs USD FWD} will fall under Equity</w:delText>
        </w:r>
      </w:del>
    </w:p>
    <w:p w:rsidR="009007A5" w:rsidDel="00BD2B92" w:rsidRDefault="009007A5">
      <w:pPr>
        <w:pStyle w:val="MisysTextStandardFirst"/>
        <w:rPr>
          <w:del w:id="947" w:author="Benslimane, Amira" w:date="2016-10-18T16:47:00Z"/>
        </w:rPr>
      </w:pPr>
    </w:p>
    <w:p w:rsidR="009007A5" w:rsidDel="00BD2B92" w:rsidRDefault="009007A5">
      <w:pPr>
        <w:pStyle w:val="MisysTextStandardFirst"/>
        <w:rPr>
          <w:del w:id="948" w:author="Benslimane, Amira" w:date="2016-10-18T16:47:00Z"/>
        </w:rPr>
      </w:pPr>
    </w:p>
    <w:p w:rsidR="009007A5" w:rsidDel="00BD2B92" w:rsidRDefault="009007A5">
      <w:pPr>
        <w:pStyle w:val="MisysTextStandardFirst"/>
        <w:rPr>
          <w:del w:id="949" w:author="Benslimane, Amira" w:date="2016-10-18T16:47:00Z"/>
        </w:rPr>
      </w:pPr>
    </w:p>
    <w:p w:rsidR="009007A5" w:rsidDel="00BD2B92" w:rsidRDefault="009007A5">
      <w:pPr>
        <w:pStyle w:val="MisysTextStandardFirst"/>
        <w:rPr>
          <w:del w:id="950" w:author="Benslimane, Amira" w:date="2016-10-18T16:47:00Z"/>
        </w:rPr>
      </w:pPr>
    </w:p>
    <w:p w:rsidR="00017AE2" w:rsidRPr="009007A5" w:rsidDel="00BD2B92" w:rsidRDefault="00017AE2">
      <w:pPr>
        <w:pStyle w:val="Heading2"/>
        <w:rPr>
          <w:del w:id="951" w:author="Benslimane, Amira" w:date="2016-10-18T16:47:00Z"/>
        </w:rPr>
        <w:pPrChange w:id="952" w:author="Benslimane, Amira" w:date="2016-10-18T11:26:00Z">
          <w:pPr>
            <w:pStyle w:val="MisysSectionHeadingLv2"/>
          </w:pPr>
        </w:pPrChange>
      </w:pPr>
      <w:del w:id="953" w:author="Benslimane, Amira" w:date="2016-10-18T16:47:00Z">
        <w:r w:rsidRPr="009007A5" w:rsidDel="00BD2B92">
          <w:delText>Multiple hedging on the same instrument</w:delText>
        </w:r>
      </w:del>
    </w:p>
    <w:p w:rsidR="00017AE2" w:rsidDel="00BD2B92" w:rsidRDefault="00017AE2">
      <w:pPr>
        <w:pStyle w:val="MisysTextBody"/>
        <w:rPr>
          <w:del w:id="954" w:author="Benslimane, Amira" w:date="2016-10-18T16:47:00Z"/>
        </w:rPr>
      </w:pPr>
      <w:del w:id="955" w:author="Benslimane, Amira" w:date="2016-10-18T16:47:00Z">
        <w:r w:rsidDel="00BD2B92">
          <w:delText>Under the same fund we might open a position1 with exposure x% on date 1, that we will hedge and link to an FX FWD1 x%.</w:delText>
        </w:r>
      </w:del>
    </w:p>
    <w:p w:rsidR="00017AE2" w:rsidDel="00BD2B92" w:rsidRDefault="00017AE2">
      <w:pPr>
        <w:pStyle w:val="MisysTextBody"/>
        <w:rPr>
          <w:del w:id="956" w:author="Benslimane, Amira" w:date="2016-10-18T16:47:00Z"/>
        </w:rPr>
      </w:pPr>
      <w:del w:id="957" w:author="Benslimane, Amira" w:date="2016-10-18T16:47:00Z">
        <w:r w:rsidDel="00BD2B92">
          <w:delText>On date 2 we might open a position2 with exposure y%, that we will hedge and link to an FX FWD2 y%.</w:delText>
        </w:r>
      </w:del>
    </w:p>
    <w:p w:rsidR="00017AE2" w:rsidDel="00BD2B92" w:rsidRDefault="00017AE2">
      <w:pPr>
        <w:pStyle w:val="MisysTextBody"/>
        <w:rPr>
          <w:del w:id="958" w:author="Benslimane, Amira" w:date="2016-10-18T16:47:00Z"/>
        </w:rPr>
      </w:pPr>
      <w:del w:id="959" w:author="Benslimane, Amira" w:date="2016-10-18T16:47:00Z">
        <w:r w:rsidDel="00BD2B92">
          <w:delText>In the portfolio view (without the toolkit) we will have one position with exposure x+y% and two FX FWDs</w:delText>
        </w:r>
      </w:del>
    </w:p>
    <w:p w:rsidR="00017AE2" w:rsidDel="00BD2B92" w:rsidRDefault="00017AE2">
      <w:pPr>
        <w:pStyle w:val="MisysTextBody"/>
        <w:rPr>
          <w:del w:id="960" w:author="Benslimane, Amira" w:date="2016-10-18T16:47:00Z"/>
        </w:rPr>
      </w:pPr>
      <w:del w:id="961" w:author="Benslimane, Amira" w:date="2016-10-18T16:47:00Z">
        <w:r w:rsidDel="00BD2B92">
          <w:delText xml:space="preserve">In the toolkited extraction we will maintain the link between position 1 and FXFWD1, position 2 and FXFWD2. This way when the FX Forward is rolled we will maintain </w:delText>
        </w:r>
        <w:r w:rsidRPr="00017AE2" w:rsidDel="00BD2B92">
          <w:delText>a historical connection of the rolls to the parent orders</w:delText>
        </w:r>
        <w:r w:rsidDel="00BD2B92">
          <w:delText>. So we will have (position1,old FXFWD1, rolled FXFWD1),(</w:delText>
        </w:r>
        <w:r w:rsidRPr="00017AE2" w:rsidDel="00BD2B92">
          <w:delText xml:space="preserve"> </w:delText>
        </w:r>
        <w:r w:rsidDel="00BD2B92">
          <w:delText>position2,old FXFWD2, rolled FXFWD2)</w:delText>
        </w:r>
        <w:r w:rsidR="00D967FF" w:rsidDel="00BD2B92">
          <w:delText>.</w:delText>
        </w:r>
      </w:del>
    </w:p>
    <w:p w:rsidR="00D967FF" w:rsidDel="00BD2B92" w:rsidRDefault="00D967FF">
      <w:pPr>
        <w:pStyle w:val="MisysTextBody"/>
        <w:rPr>
          <w:del w:id="962" w:author="Benslimane, Amira" w:date="2016-10-18T16:47:00Z"/>
        </w:rPr>
      </w:pPr>
      <w:del w:id="963" w:author="Benslimane, Amira" w:date="2016-10-18T16:47:00Z">
        <w:r w:rsidDel="00BD2B92">
          <w:delText>The rolling of each FX forward will correspond to one order in Fusion Invest. If the orders need to be grouped to send one FX Forward to the market with x+y% it will need t</w:delText>
        </w:r>
        <w:r w:rsidR="003B33A1" w:rsidDel="00BD2B92">
          <w:delText xml:space="preserve">o be done outside Fusion Invest. The executions </w:delText>
        </w:r>
        <w:r w:rsidR="00F96FDF" w:rsidDel="00BD2B92">
          <w:delText>should be sent back on each order and will be</w:delText>
        </w:r>
        <w:r w:rsidR="003B33A1" w:rsidDel="00BD2B92">
          <w:delText xml:space="preserve"> retrieved on the appropriate position.</w:delText>
        </w:r>
      </w:del>
    </w:p>
    <w:p w:rsidR="00017AE2" w:rsidRPr="00017AE2" w:rsidDel="00BD2B92" w:rsidRDefault="00D967FF">
      <w:pPr>
        <w:pStyle w:val="MisysTextBody"/>
        <w:rPr>
          <w:del w:id="964" w:author="Benslimane, Amira" w:date="2016-10-18T16:47:00Z"/>
        </w:rPr>
      </w:pPr>
      <w:del w:id="965" w:author="Benslimane, Amira" w:date="2016-10-18T16:47:00Z">
        <w:r w:rsidDel="00BD2B92">
          <w:delText xml:space="preserve">Same mechanism if positions are across several </w:delText>
        </w:r>
        <w:r w:rsidR="00F96FDF" w:rsidDel="00BD2B92">
          <w:delText>funds.</w:delText>
        </w:r>
      </w:del>
    </w:p>
    <w:p w:rsidR="00ED0971" w:rsidRPr="00ED0971" w:rsidRDefault="00D53567">
      <w:pPr>
        <w:pStyle w:val="MisysPullQuoteAuthorTitleCompany"/>
        <w:jc w:val="both"/>
      </w:pPr>
      <w:del w:id="966" w:author="Benslimane, Amira" w:date="2016-10-18T16:47:00Z">
        <w:r w:rsidDel="00BD2B92">
          <w:br w:type="page"/>
        </w:r>
      </w:del>
      <w:r w:rsidRPr="00797D42">
        <w:rPr>
          <w:noProof/>
          <w:lang w:val="en-US" w:eastAsia="zh-CN"/>
        </w:rPr>
        <w:drawing>
          <wp:anchor distT="0" distB="0" distL="114300" distR="114300" simplePos="0" relativeHeight="251663360" behindDoc="1" locked="0" layoutInCell="1" allowOverlap="1" wp14:anchorId="533C84F4" wp14:editId="53C57089">
            <wp:simplePos x="0" y="0"/>
            <wp:positionH relativeFrom="page">
              <wp:align>left</wp:align>
            </wp:positionH>
            <wp:positionV relativeFrom="page">
              <wp:align>top</wp:align>
            </wp:positionV>
            <wp:extent cx="7560578" cy="10691772"/>
            <wp:effectExtent l="0" t="0" r="889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ys_FusionInvest_Backpage.jpg"/>
                    <pic:cNvPicPr/>
                  </pic:nvPicPr>
                  <pic:blipFill>
                    <a:blip r:embed="rId38">
                      <a:extLst>
                        <a:ext uri="{28A0092B-C50C-407E-A947-70E740481C1C}">
                          <a14:useLocalDpi xmlns:a14="http://schemas.microsoft.com/office/drawing/2010/main" val="0"/>
                        </a:ext>
                      </a:extLst>
                    </a:blip>
                    <a:stretch>
                      <a:fillRect/>
                    </a:stretch>
                  </pic:blipFill>
                  <pic:spPr>
                    <a:xfrm>
                      <a:off x="0" y="0"/>
                      <a:ext cx="7560578" cy="10691772"/>
                    </a:xfrm>
                    <a:prstGeom prst="rect">
                      <a:avLst/>
                    </a:prstGeom>
                    <a:extLst>
                      <a:ext uri="{FAA26D3D-D897-4be2-8F04-BA451C77F1D7}">
                        <ma14:placeholderFlag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sectPr w:rsidR="00ED0971" w:rsidRPr="00ED0971" w:rsidSect="00E73F5D">
      <w:pgSz w:w="11906" w:h="16838" w:code="9"/>
      <w:pgMar w:top="1134" w:right="1134" w:bottom="1134" w:left="1701" w:header="567" w:footer="567"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0" w:author="Fergus Timlin" w:date="2016-10-18T12:11:00Z" w:initials="FT">
    <w:p w:rsidR="006B118A" w:rsidRDefault="006B118A" w:rsidP="00F75193">
      <w:pPr>
        <w:pStyle w:val="CommentText"/>
      </w:pPr>
      <w:r>
        <w:rPr>
          <w:rStyle w:val="CommentReference"/>
        </w:rPr>
        <w:annotationRef/>
      </w:r>
      <w:r>
        <w:t>Please address these 2 points on funding FX orders in red text below.</w:t>
      </w:r>
    </w:p>
  </w:comment>
  <w:comment w:id="423" w:author="Su, Yuanjia" w:date="2016-08-09T16:44:00Z" w:initials="YS">
    <w:p w:rsidR="006B118A" w:rsidRDefault="006B118A">
      <w:pPr>
        <w:pStyle w:val="CommentText"/>
      </w:pPr>
      <w:r>
        <w:rPr>
          <w:rStyle w:val="CommentReference"/>
        </w:rPr>
        <w:annotationRef/>
      </w:r>
      <w:r>
        <w:t xml:space="preserve">New requirement from Medio in July </w:t>
      </w:r>
    </w:p>
  </w:comment>
  <w:comment w:id="830" w:author="Fergus Timlin" w:date="2016-07-01T14:52:00Z" w:initials="FT">
    <w:p w:rsidR="006B118A" w:rsidRDefault="006B118A" w:rsidP="00CC6CA4">
      <w:pPr>
        <w:pStyle w:val="CommentText"/>
      </w:pPr>
      <w:r>
        <w:rPr>
          <w:rStyle w:val="CommentReference"/>
        </w:rPr>
        <w:annotationRef/>
      </w:r>
      <w:r>
        <w:t>Please address these 2 points on funding FX orders in red text below.</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E542BF" w15:done="0"/>
  <w15:commentEx w15:paraId="75D4191A" w15:done="0"/>
  <w15:commentEx w15:paraId="373E5CC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2923" w:rsidRDefault="00A02923" w:rsidP="00555870">
      <w:r>
        <w:separator/>
      </w:r>
    </w:p>
  </w:endnote>
  <w:endnote w:type="continuationSeparator" w:id="0">
    <w:p w:rsidR="00A02923" w:rsidRDefault="00A02923" w:rsidP="00555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3867656"/>
      <w:docPartObj>
        <w:docPartGallery w:val="Page Numbers (Bottom of Page)"/>
        <w:docPartUnique/>
      </w:docPartObj>
    </w:sdtPr>
    <w:sdtEndPr>
      <w:rPr>
        <w:noProof/>
      </w:rPr>
    </w:sdtEndPr>
    <w:sdtContent>
      <w:p w:rsidR="006B118A" w:rsidRDefault="006B118A">
        <w:pPr>
          <w:pStyle w:val="Footer"/>
          <w:jc w:val="right"/>
        </w:pPr>
        <w:r>
          <w:fldChar w:fldCharType="begin"/>
        </w:r>
        <w:r>
          <w:instrText xml:space="preserve"> PAGE   \* MERGEFORMAT </w:instrText>
        </w:r>
        <w:r>
          <w:fldChar w:fldCharType="separate"/>
        </w:r>
        <w:r w:rsidR="00AC5E0A">
          <w:rPr>
            <w:noProof/>
          </w:rPr>
          <w:t>6</w:t>
        </w:r>
        <w:r>
          <w:rPr>
            <w:noProof/>
          </w:rPr>
          <w:fldChar w:fldCharType="end"/>
        </w:r>
      </w:p>
    </w:sdtContent>
  </w:sdt>
  <w:p w:rsidR="006B118A" w:rsidRPr="0064032F" w:rsidRDefault="006B118A" w:rsidP="00111DFA">
    <w:pPr>
      <w:pStyle w:val="Footer"/>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118A" w:rsidRPr="004F4426" w:rsidRDefault="006B118A">
    <w:pPr>
      <w:pStyle w:val="Footer"/>
      <w:rPr>
        <w:sz w:val="16"/>
        <w:szCs w:val="16"/>
      </w:rPr>
    </w:pPr>
    <w:r w:rsidRPr="00EA4106">
      <w:rPr>
        <w:rFonts w:cstheme="minorHAnsi"/>
        <w:sz w:val="16"/>
        <w:szCs w:val="16"/>
      </w:rPr>
      <w:t>©</w:t>
    </w:r>
    <w:r w:rsidRPr="00EA4106">
      <w:rPr>
        <w:sz w:val="16"/>
        <w:szCs w:val="16"/>
      </w:rPr>
      <w:t xml:space="preserve"> </w:t>
    </w:r>
    <w:proofErr w:type="gramStart"/>
    <w:r w:rsidRPr="00EA4106">
      <w:rPr>
        <w:sz w:val="16"/>
        <w:szCs w:val="16"/>
      </w:rPr>
      <w:t>Misys  |</w:t>
    </w:r>
    <w:proofErr w:type="gramEnd"/>
    <w:r w:rsidRPr="00EA4106">
      <w:rPr>
        <w:sz w:val="16"/>
        <w:szCs w:val="16"/>
      </w:rPr>
      <w:t xml:space="preserve">  </w:t>
    </w:r>
    <w:r>
      <w:rPr>
        <w:sz w:val="16"/>
        <w:szCs w:val="16"/>
      </w:rPr>
      <w:fldChar w:fldCharType="begin"/>
    </w:r>
    <w:r>
      <w:rPr>
        <w:sz w:val="16"/>
        <w:szCs w:val="16"/>
      </w:rPr>
      <w:instrText xml:space="preserve"> DATE \@ "dd MMMM yyyy" </w:instrText>
    </w:r>
    <w:r>
      <w:rPr>
        <w:sz w:val="16"/>
        <w:szCs w:val="16"/>
      </w:rPr>
      <w:fldChar w:fldCharType="separate"/>
    </w:r>
    <w:ins w:id="64" w:author="Su, Yuanjia" w:date="2016-12-21T12:03:00Z">
      <w:r>
        <w:rPr>
          <w:noProof/>
          <w:sz w:val="16"/>
          <w:szCs w:val="16"/>
        </w:rPr>
        <w:t>21 December 2016</w:t>
      </w:r>
    </w:ins>
    <w:ins w:id="65" w:author="Benslimane, Amira" w:date="2016-10-18T16:53:00Z">
      <w:del w:id="66" w:author="Su, Yuanjia" w:date="2016-12-21T12:03:00Z">
        <w:r w:rsidDel="006B118A">
          <w:rPr>
            <w:noProof/>
            <w:sz w:val="16"/>
            <w:szCs w:val="16"/>
          </w:rPr>
          <w:delText>18 October 2016</w:delText>
        </w:r>
      </w:del>
    </w:ins>
    <w:del w:id="67" w:author="Su, Yuanjia" w:date="2016-12-21T12:03:00Z">
      <w:r w:rsidDel="006B118A">
        <w:rPr>
          <w:noProof/>
          <w:sz w:val="16"/>
          <w:szCs w:val="16"/>
        </w:rPr>
        <w:delText>20 September 2016</w:delText>
      </w:r>
    </w:del>
    <w:r>
      <w:rPr>
        <w:sz w:val="16"/>
        <w:szCs w:val="16"/>
      </w:rPr>
      <w:fldChar w:fldCharType="end"/>
    </w:r>
    <w:r>
      <w:rPr>
        <w:sz w:val="16"/>
        <w:szCs w:val="16"/>
      </w:rPr>
      <w:t xml:space="preserve">  |  Title XXXXXXXXXXX</w:t>
    </w:r>
    <w:r>
      <w:rPr>
        <w:sz w:val="16"/>
        <w:szCs w:val="16"/>
      </w:rPr>
      <w:softHyphen/>
    </w:r>
    <w:r>
      <w:rPr>
        <w:sz w:val="16"/>
        <w:szCs w:val="16"/>
      </w:rPr>
      <w:softHyphen/>
    </w:r>
    <w:r>
      <w:rPr>
        <w:sz w:val="16"/>
        <w:szCs w:val="16"/>
      </w:rPr>
      <w:tab/>
    </w:r>
    <w:r>
      <w:rPr>
        <w:sz w:val="16"/>
        <w:szCs w:val="16"/>
      </w:rPr>
      <w:tab/>
    </w:r>
    <w:sdt>
      <w:sdtPr>
        <w:id w:val="-1809309313"/>
        <w:docPartObj>
          <w:docPartGallery w:val="Page Numbers (Bottom of Page)"/>
          <w:docPartUnique/>
        </w:docPartObj>
      </w:sdtPr>
      <w:sdtEndPr>
        <w:rPr>
          <w:sz w:val="16"/>
          <w:szCs w:val="16"/>
        </w:rPr>
      </w:sdtEndPr>
      <w:sdtContent>
        <w:r w:rsidRPr="0064032F">
          <w:rPr>
            <w:sz w:val="16"/>
            <w:szCs w:val="16"/>
          </w:rPr>
          <w:fldChar w:fldCharType="begin"/>
        </w:r>
        <w:r w:rsidRPr="0064032F">
          <w:rPr>
            <w:sz w:val="16"/>
            <w:szCs w:val="16"/>
          </w:rPr>
          <w:instrText xml:space="preserve"> PAGE   \* MERGEFORMAT </w:instrText>
        </w:r>
        <w:r w:rsidRPr="0064032F">
          <w:rPr>
            <w:sz w:val="16"/>
            <w:szCs w:val="16"/>
          </w:rPr>
          <w:fldChar w:fldCharType="separate"/>
        </w:r>
        <w:r w:rsidR="00E5018E">
          <w:rPr>
            <w:noProof/>
            <w:sz w:val="16"/>
            <w:szCs w:val="16"/>
          </w:rPr>
          <w:t>0</w:t>
        </w:r>
        <w:r w:rsidRPr="0064032F">
          <w:rPr>
            <w:sz w:val="16"/>
            <w:szCs w:val="16"/>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2923" w:rsidRDefault="00A02923" w:rsidP="00555870">
      <w:r>
        <w:separator/>
      </w:r>
    </w:p>
  </w:footnote>
  <w:footnote w:type="continuationSeparator" w:id="0">
    <w:p w:rsidR="00A02923" w:rsidRDefault="00A02923" w:rsidP="005558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A521A"/>
    <w:multiLevelType w:val="hybridMultilevel"/>
    <w:tmpl w:val="77DE0BC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0CF83049"/>
    <w:multiLevelType w:val="multilevel"/>
    <w:tmpl w:val="5B183682"/>
    <w:styleLink w:val="MisysListstyle"/>
    <w:lvl w:ilvl="0">
      <w:start w:val="1"/>
      <w:numFmt w:val="decimal"/>
      <w:lvlText w:val="%1."/>
      <w:lvlJc w:val="left"/>
      <w:pPr>
        <w:ind w:left="360" w:hanging="360"/>
      </w:pPr>
      <w:rPr>
        <w:rFonts w:hint="default"/>
        <w:color w:val="auto"/>
        <w:sz w:val="20"/>
      </w:rPr>
    </w:lvl>
    <w:lvl w:ilvl="1">
      <w:start w:val="1"/>
      <w:numFmt w:val="upp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upperLetter"/>
      <w:lvlText w:val="%5."/>
      <w:lvlJc w:val="left"/>
      <w:pPr>
        <w:ind w:left="1800" w:hanging="360"/>
      </w:pPr>
      <w:rPr>
        <w:rFonts w:hint="default"/>
      </w:rPr>
    </w:lvl>
    <w:lvl w:ilvl="5">
      <w:start w:val="1"/>
      <w:numFmt w:val="upp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upperLetter"/>
      <w:lvlText w:val="%8."/>
      <w:lvlJc w:val="left"/>
      <w:pPr>
        <w:ind w:left="2880" w:hanging="360"/>
      </w:pPr>
      <w:rPr>
        <w:rFonts w:hint="default"/>
      </w:rPr>
    </w:lvl>
    <w:lvl w:ilvl="8">
      <w:start w:val="1"/>
      <w:numFmt w:val="upperRoman"/>
      <w:lvlText w:val="%9."/>
      <w:lvlJc w:val="left"/>
      <w:pPr>
        <w:ind w:left="3240" w:hanging="360"/>
      </w:pPr>
      <w:rPr>
        <w:rFonts w:hint="default"/>
      </w:rPr>
    </w:lvl>
  </w:abstractNum>
  <w:abstractNum w:abstractNumId="2">
    <w:nsid w:val="10263A60"/>
    <w:multiLevelType w:val="hybridMultilevel"/>
    <w:tmpl w:val="6C1AB610"/>
    <w:lvl w:ilvl="0" w:tplc="80BAE44A">
      <w:start w:val="1"/>
      <w:numFmt w:val="decimal"/>
      <w:lvlText w:val="%1)"/>
      <w:lvlJc w:val="left"/>
      <w:pPr>
        <w:ind w:left="3315" w:hanging="295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F47CCD"/>
    <w:multiLevelType w:val="hybridMultilevel"/>
    <w:tmpl w:val="EBB62A96"/>
    <w:lvl w:ilvl="0" w:tplc="0B3E9B64">
      <w:start w:val="1"/>
      <w:numFmt w:val="bullet"/>
      <w:pStyle w:val="MisysTextBodyBulletPointLv1"/>
      <w:lvlText w:val=""/>
      <w:lvlJc w:val="left"/>
      <w:pPr>
        <w:tabs>
          <w:tab w:val="num" w:pos="28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5B7C2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nsid w:val="24C72858"/>
    <w:multiLevelType w:val="hybridMultilevel"/>
    <w:tmpl w:val="7A4A0C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75C389F"/>
    <w:multiLevelType w:val="hybridMultilevel"/>
    <w:tmpl w:val="19761A0C"/>
    <w:lvl w:ilvl="0" w:tplc="8DD23C3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EFA56D6"/>
    <w:multiLevelType w:val="hybridMultilevel"/>
    <w:tmpl w:val="3110AD56"/>
    <w:lvl w:ilvl="0" w:tplc="0809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6ED519D"/>
    <w:multiLevelType w:val="hybridMultilevel"/>
    <w:tmpl w:val="7F7A0F76"/>
    <w:lvl w:ilvl="0" w:tplc="4118C14C">
      <w:numFmt w:val="bullet"/>
      <w:lvlText w:val="-"/>
      <w:lvlJc w:val="left"/>
      <w:pPr>
        <w:ind w:left="720" w:hanging="360"/>
      </w:pPr>
      <w:rPr>
        <w:rFonts w:ascii="Times New Roman" w:eastAsiaTheme="minorHAnsi"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A7727A2"/>
    <w:multiLevelType w:val="hybridMultilevel"/>
    <w:tmpl w:val="7A4086FE"/>
    <w:lvl w:ilvl="0" w:tplc="4118C14C">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40ED0AA7"/>
    <w:multiLevelType w:val="hybridMultilevel"/>
    <w:tmpl w:val="913C2C46"/>
    <w:lvl w:ilvl="0" w:tplc="4502EDF6">
      <w:start w:val="1"/>
      <w:numFmt w:val="bullet"/>
      <w:pStyle w:val="MisysTextBodyBulletPointLv4"/>
      <w:lvlText w:val="o"/>
      <w:lvlJc w:val="left"/>
      <w:pPr>
        <w:ind w:left="1571" w:hanging="360"/>
      </w:pPr>
      <w:rPr>
        <w:rFonts w:ascii="Courier New" w:hAnsi="Courier New" w:cs="Courier New"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1">
    <w:nsid w:val="435260F8"/>
    <w:multiLevelType w:val="hybridMultilevel"/>
    <w:tmpl w:val="4BA2DCE2"/>
    <w:lvl w:ilvl="0" w:tplc="47643274">
      <w:start w:val="1"/>
      <w:numFmt w:val="bullet"/>
      <w:pStyle w:val="MisysTextBodyBulletPointLv3"/>
      <w:lvlText w:val="›"/>
      <w:lvlJc w:val="left"/>
      <w:pPr>
        <w:ind w:left="1287" w:hanging="360"/>
      </w:pPr>
      <w:rPr>
        <w:rFonts w:ascii="Arial" w:hAnsi="Arial" w:hint="default"/>
        <w:color w:val="auto"/>
        <w:sz w:val="20"/>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nsid w:val="44996245"/>
    <w:multiLevelType w:val="hybridMultilevel"/>
    <w:tmpl w:val="CD003902"/>
    <w:lvl w:ilvl="0" w:tplc="43F0C3EC">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D1267FD"/>
    <w:multiLevelType w:val="hybridMultilevel"/>
    <w:tmpl w:val="2AEACF5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23914D3"/>
    <w:multiLevelType w:val="hybridMultilevel"/>
    <w:tmpl w:val="B77C83E8"/>
    <w:lvl w:ilvl="0" w:tplc="08090009">
      <w:start w:val="1"/>
      <w:numFmt w:val="bullet"/>
      <w:lvlText w:val=""/>
      <w:lvlJc w:val="left"/>
      <w:pPr>
        <w:ind w:left="720" w:hanging="360"/>
      </w:pPr>
      <w:rPr>
        <w:rFonts w:ascii="Wingdings" w:hAnsi="Wingdings" w:hint="default"/>
      </w:rPr>
    </w:lvl>
    <w:lvl w:ilvl="1" w:tplc="58F6627E">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66A695E"/>
    <w:multiLevelType w:val="hybridMultilevel"/>
    <w:tmpl w:val="F1EC97E0"/>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58417C95"/>
    <w:multiLevelType w:val="hybridMultilevel"/>
    <w:tmpl w:val="5C1407B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29544D4"/>
    <w:multiLevelType w:val="hybridMultilevel"/>
    <w:tmpl w:val="84AE7D2C"/>
    <w:lvl w:ilvl="0" w:tplc="4118C14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F6077E6"/>
    <w:multiLevelType w:val="hybridMultilevel"/>
    <w:tmpl w:val="38C64C5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0A70B99"/>
    <w:multiLevelType w:val="singleLevel"/>
    <w:tmpl w:val="9AFAD020"/>
    <w:lvl w:ilvl="0">
      <w:start w:val="1"/>
      <w:numFmt w:val="bullet"/>
      <w:pStyle w:val="MisysTextBodyBulletPointLv2"/>
      <w:lvlText w:val="–"/>
      <w:lvlJc w:val="left"/>
      <w:pPr>
        <w:tabs>
          <w:tab w:val="num" w:pos="567"/>
        </w:tabs>
        <w:ind w:left="567" w:hanging="283"/>
      </w:pPr>
      <w:rPr>
        <w:rFonts w:ascii="Arial" w:hAnsi="Arial" w:hint="default"/>
        <w:color w:val="auto"/>
        <w:sz w:val="20"/>
      </w:rPr>
    </w:lvl>
  </w:abstractNum>
  <w:abstractNum w:abstractNumId="20">
    <w:nsid w:val="78772FE0"/>
    <w:multiLevelType w:val="hybridMultilevel"/>
    <w:tmpl w:val="FBFA2836"/>
    <w:lvl w:ilvl="0" w:tplc="1EF4D2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88F494D"/>
    <w:multiLevelType w:val="hybridMultilevel"/>
    <w:tmpl w:val="B4DAA158"/>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A70629B"/>
    <w:multiLevelType w:val="hybridMultilevel"/>
    <w:tmpl w:val="9092BD6C"/>
    <w:lvl w:ilvl="0" w:tplc="B002D04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C8A054D"/>
    <w:multiLevelType w:val="hybridMultilevel"/>
    <w:tmpl w:val="6488526A"/>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4"/>
  </w:num>
  <w:num w:numId="4">
    <w:abstractNumId w:val="3"/>
  </w:num>
  <w:num w:numId="5">
    <w:abstractNumId w:val="11"/>
  </w:num>
  <w:num w:numId="6">
    <w:abstractNumId w:val="10"/>
  </w:num>
  <w:num w:numId="7">
    <w:abstractNumId w:val="20"/>
  </w:num>
  <w:num w:numId="8">
    <w:abstractNumId w:val="5"/>
  </w:num>
  <w:num w:numId="9">
    <w:abstractNumId w:val="22"/>
  </w:num>
  <w:num w:numId="10">
    <w:abstractNumId w:val="12"/>
  </w:num>
  <w:num w:numId="11">
    <w:abstractNumId w:val="21"/>
  </w:num>
  <w:num w:numId="12">
    <w:abstractNumId w:val="18"/>
  </w:num>
  <w:num w:numId="13">
    <w:abstractNumId w:val="2"/>
  </w:num>
  <w:num w:numId="14">
    <w:abstractNumId w:val="6"/>
  </w:num>
  <w:num w:numId="15">
    <w:abstractNumId w:val="0"/>
  </w:num>
  <w:num w:numId="16">
    <w:abstractNumId w:val="7"/>
  </w:num>
  <w:num w:numId="17">
    <w:abstractNumId w:val="17"/>
  </w:num>
  <w:num w:numId="18">
    <w:abstractNumId w:val="23"/>
  </w:num>
  <w:num w:numId="19">
    <w:abstractNumId w:val="14"/>
  </w:num>
  <w:num w:numId="20">
    <w:abstractNumId w:val="14"/>
  </w:num>
  <w:num w:numId="21">
    <w:abstractNumId w:val="14"/>
  </w:num>
  <w:num w:numId="22">
    <w:abstractNumId w:val="14"/>
  </w:num>
  <w:num w:numId="23">
    <w:abstractNumId w:val="16"/>
  </w:num>
  <w:num w:numId="24">
    <w:abstractNumId w:val="9"/>
  </w:num>
  <w:num w:numId="25">
    <w:abstractNumId w:val="8"/>
  </w:num>
  <w:num w:numId="26">
    <w:abstractNumId w:val="13"/>
  </w:num>
  <w:num w:numId="27">
    <w:abstractNumId w:val="15"/>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rgus Timlin">
    <w15:presenceInfo w15:providerId="AD" w15:userId="S-1-5-21-1349479734-692933964-1537874043-43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5A3"/>
    <w:rsid w:val="00017AE2"/>
    <w:rsid w:val="00020AF0"/>
    <w:rsid w:val="00020CC9"/>
    <w:rsid w:val="00035FEC"/>
    <w:rsid w:val="00037184"/>
    <w:rsid w:val="00046DE9"/>
    <w:rsid w:val="00051F98"/>
    <w:rsid w:val="0005680D"/>
    <w:rsid w:val="000602B9"/>
    <w:rsid w:val="000670AB"/>
    <w:rsid w:val="00067C78"/>
    <w:rsid w:val="00077151"/>
    <w:rsid w:val="000B66BC"/>
    <w:rsid w:val="000C1C9D"/>
    <w:rsid w:val="000C597F"/>
    <w:rsid w:val="000C5A88"/>
    <w:rsid w:val="000D3628"/>
    <w:rsid w:val="000E1FB8"/>
    <w:rsid w:val="000E3AAA"/>
    <w:rsid w:val="000F0D0D"/>
    <w:rsid w:val="000F3DA3"/>
    <w:rsid w:val="00102E99"/>
    <w:rsid w:val="001073B5"/>
    <w:rsid w:val="00111DFA"/>
    <w:rsid w:val="00122BF1"/>
    <w:rsid w:val="00126857"/>
    <w:rsid w:val="00127B2E"/>
    <w:rsid w:val="00131754"/>
    <w:rsid w:val="00135A35"/>
    <w:rsid w:val="00145114"/>
    <w:rsid w:val="00155848"/>
    <w:rsid w:val="00166637"/>
    <w:rsid w:val="00166BED"/>
    <w:rsid w:val="00174722"/>
    <w:rsid w:val="001765F7"/>
    <w:rsid w:val="00180394"/>
    <w:rsid w:val="0018048F"/>
    <w:rsid w:val="001823D2"/>
    <w:rsid w:val="00185742"/>
    <w:rsid w:val="001A01A4"/>
    <w:rsid w:val="001A2D93"/>
    <w:rsid w:val="001A3319"/>
    <w:rsid w:val="001B000E"/>
    <w:rsid w:val="001B3745"/>
    <w:rsid w:val="001B75DF"/>
    <w:rsid w:val="001D0844"/>
    <w:rsid w:val="00200971"/>
    <w:rsid w:val="00203CFD"/>
    <w:rsid w:val="002065A9"/>
    <w:rsid w:val="0021467C"/>
    <w:rsid w:val="0022041D"/>
    <w:rsid w:val="00220CF0"/>
    <w:rsid w:val="002229E1"/>
    <w:rsid w:val="00240A12"/>
    <w:rsid w:val="00251B17"/>
    <w:rsid w:val="00265BB3"/>
    <w:rsid w:val="00267667"/>
    <w:rsid w:val="002835DF"/>
    <w:rsid w:val="00285F72"/>
    <w:rsid w:val="00292B93"/>
    <w:rsid w:val="00295A22"/>
    <w:rsid w:val="002971C9"/>
    <w:rsid w:val="002A5769"/>
    <w:rsid w:val="002B02DC"/>
    <w:rsid w:val="002B0718"/>
    <w:rsid w:val="002B5181"/>
    <w:rsid w:val="002D19C0"/>
    <w:rsid w:val="00302E6F"/>
    <w:rsid w:val="003124F4"/>
    <w:rsid w:val="00325B43"/>
    <w:rsid w:val="00335D5B"/>
    <w:rsid w:val="00350C51"/>
    <w:rsid w:val="003547BB"/>
    <w:rsid w:val="00355F1B"/>
    <w:rsid w:val="00360EB0"/>
    <w:rsid w:val="003650E4"/>
    <w:rsid w:val="00366DFF"/>
    <w:rsid w:val="00366F7A"/>
    <w:rsid w:val="00374D2D"/>
    <w:rsid w:val="00387724"/>
    <w:rsid w:val="00387BEB"/>
    <w:rsid w:val="00391E25"/>
    <w:rsid w:val="003A5A43"/>
    <w:rsid w:val="003A5AE5"/>
    <w:rsid w:val="003A62A2"/>
    <w:rsid w:val="003A69B4"/>
    <w:rsid w:val="003A7822"/>
    <w:rsid w:val="003A7D61"/>
    <w:rsid w:val="003B33A1"/>
    <w:rsid w:val="003B52BA"/>
    <w:rsid w:val="003C0EDF"/>
    <w:rsid w:val="003C43B4"/>
    <w:rsid w:val="003D07A6"/>
    <w:rsid w:val="003D1756"/>
    <w:rsid w:val="003E46DE"/>
    <w:rsid w:val="003F56C6"/>
    <w:rsid w:val="00442935"/>
    <w:rsid w:val="00475D15"/>
    <w:rsid w:val="00477E81"/>
    <w:rsid w:val="004A2D6A"/>
    <w:rsid w:val="004B5DE5"/>
    <w:rsid w:val="004B7645"/>
    <w:rsid w:val="004C4813"/>
    <w:rsid w:val="004D2AEF"/>
    <w:rsid w:val="004E1455"/>
    <w:rsid w:val="004E2DF7"/>
    <w:rsid w:val="004E322C"/>
    <w:rsid w:val="004F12C8"/>
    <w:rsid w:val="004F4426"/>
    <w:rsid w:val="005037DE"/>
    <w:rsid w:val="0050680E"/>
    <w:rsid w:val="00522632"/>
    <w:rsid w:val="00523A29"/>
    <w:rsid w:val="005242EF"/>
    <w:rsid w:val="00532C44"/>
    <w:rsid w:val="0054015F"/>
    <w:rsid w:val="00546634"/>
    <w:rsid w:val="00554A90"/>
    <w:rsid w:val="00555870"/>
    <w:rsid w:val="005561AF"/>
    <w:rsid w:val="005612B9"/>
    <w:rsid w:val="00564622"/>
    <w:rsid w:val="005860BA"/>
    <w:rsid w:val="0059439B"/>
    <w:rsid w:val="005A2DB8"/>
    <w:rsid w:val="005A43AB"/>
    <w:rsid w:val="005D4473"/>
    <w:rsid w:val="005D5112"/>
    <w:rsid w:val="005F1AA5"/>
    <w:rsid w:val="005F31F9"/>
    <w:rsid w:val="00602CF9"/>
    <w:rsid w:val="0060617C"/>
    <w:rsid w:val="00610598"/>
    <w:rsid w:val="00610DEC"/>
    <w:rsid w:val="00614518"/>
    <w:rsid w:val="00625EE9"/>
    <w:rsid w:val="00635671"/>
    <w:rsid w:val="00636F2A"/>
    <w:rsid w:val="0064032F"/>
    <w:rsid w:val="00642FB3"/>
    <w:rsid w:val="00645290"/>
    <w:rsid w:val="00645F09"/>
    <w:rsid w:val="00647F32"/>
    <w:rsid w:val="006535A3"/>
    <w:rsid w:val="00653E16"/>
    <w:rsid w:val="006619D1"/>
    <w:rsid w:val="0066281C"/>
    <w:rsid w:val="00664BF8"/>
    <w:rsid w:val="00665D8F"/>
    <w:rsid w:val="0068240E"/>
    <w:rsid w:val="006877A1"/>
    <w:rsid w:val="0069662D"/>
    <w:rsid w:val="006A42FB"/>
    <w:rsid w:val="006B118A"/>
    <w:rsid w:val="006C432E"/>
    <w:rsid w:val="006D3817"/>
    <w:rsid w:val="006D6628"/>
    <w:rsid w:val="00704122"/>
    <w:rsid w:val="007047F3"/>
    <w:rsid w:val="007113B5"/>
    <w:rsid w:val="00722611"/>
    <w:rsid w:val="00725BED"/>
    <w:rsid w:val="00741227"/>
    <w:rsid w:val="00744D3F"/>
    <w:rsid w:val="00746232"/>
    <w:rsid w:val="007476BB"/>
    <w:rsid w:val="00750C19"/>
    <w:rsid w:val="00752C38"/>
    <w:rsid w:val="007626F3"/>
    <w:rsid w:val="0077416C"/>
    <w:rsid w:val="007B133D"/>
    <w:rsid w:val="007B36FE"/>
    <w:rsid w:val="007C3B69"/>
    <w:rsid w:val="007D0E6D"/>
    <w:rsid w:val="00801851"/>
    <w:rsid w:val="00833686"/>
    <w:rsid w:val="00837E74"/>
    <w:rsid w:val="00843ABB"/>
    <w:rsid w:val="00845192"/>
    <w:rsid w:val="0085282C"/>
    <w:rsid w:val="00872691"/>
    <w:rsid w:val="008767CC"/>
    <w:rsid w:val="008905CA"/>
    <w:rsid w:val="00891C80"/>
    <w:rsid w:val="008B0AC0"/>
    <w:rsid w:val="008B4EEA"/>
    <w:rsid w:val="008C2B5D"/>
    <w:rsid w:val="008E0856"/>
    <w:rsid w:val="008E4DA9"/>
    <w:rsid w:val="009007A5"/>
    <w:rsid w:val="00904D37"/>
    <w:rsid w:val="009205D2"/>
    <w:rsid w:val="009255ED"/>
    <w:rsid w:val="009A6765"/>
    <w:rsid w:val="009B247B"/>
    <w:rsid w:val="009B3980"/>
    <w:rsid w:val="009B7329"/>
    <w:rsid w:val="009D1025"/>
    <w:rsid w:val="009E394A"/>
    <w:rsid w:val="009E3BBA"/>
    <w:rsid w:val="00A02923"/>
    <w:rsid w:val="00A15CB5"/>
    <w:rsid w:val="00A16E1B"/>
    <w:rsid w:val="00A17925"/>
    <w:rsid w:val="00A265F8"/>
    <w:rsid w:val="00A34F51"/>
    <w:rsid w:val="00A36C84"/>
    <w:rsid w:val="00A373D8"/>
    <w:rsid w:val="00A37F6D"/>
    <w:rsid w:val="00A4410C"/>
    <w:rsid w:val="00A51AE4"/>
    <w:rsid w:val="00A6346F"/>
    <w:rsid w:val="00A67A2F"/>
    <w:rsid w:val="00A77D49"/>
    <w:rsid w:val="00A8270E"/>
    <w:rsid w:val="00A87F28"/>
    <w:rsid w:val="00A95708"/>
    <w:rsid w:val="00AA44E2"/>
    <w:rsid w:val="00AC06ED"/>
    <w:rsid w:val="00AC5825"/>
    <w:rsid w:val="00AC5E0A"/>
    <w:rsid w:val="00AE6E58"/>
    <w:rsid w:val="00AF2848"/>
    <w:rsid w:val="00AF4059"/>
    <w:rsid w:val="00B002CD"/>
    <w:rsid w:val="00B04848"/>
    <w:rsid w:val="00B064BE"/>
    <w:rsid w:val="00B1090F"/>
    <w:rsid w:val="00B30985"/>
    <w:rsid w:val="00B51627"/>
    <w:rsid w:val="00B51C4C"/>
    <w:rsid w:val="00B71F74"/>
    <w:rsid w:val="00B741FE"/>
    <w:rsid w:val="00B7451A"/>
    <w:rsid w:val="00B750C7"/>
    <w:rsid w:val="00B96CFC"/>
    <w:rsid w:val="00BA39EB"/>
    <w:rsid w:val="00BA69BC"/>
    <w:rsid w:val="00BA78A7"/>
    <w:rsid w:val="00BB2334"/>
    <w:rsid w:val="00BB2FC1"/>
    <w:rsid w:val="00BC1C92"/>
    <w:rsid w:val="00BC2A85"/>
    <w:rsid w:val="00BC4CFF"/>
    <w:rsid w:val="00BD1C23"/>
    <w:rsid w:val="00BD2B92"/>
    <w:rsid w:val="00BE2784"/>
    <w:rsid w:val="00BE3030"/>
    <w:rsid w:val="00BE60C1"/>
    <w:rsid w:val="00BF200C"/>
    <w:rsid w:val="00BF57F3"/>
    <w:rsid w:val="00C01FEC"/>
    <w:rsid w:val="00C06D5E"/>
    <w:rsid w:val="00C11FD2"/>
    <w:rsid w:val="00C1428C"/>
    <w:rsid w:val="00C33A06"/>
    <w:rsid w:val="00C47185"/>
    <w:rsid w:val="00C52FDE"/>
    <w:rsid w:val="00C556B4"/>
    <w:rsid w:val="00C642A1"/>
    <w:rsid w:val="00C64DE5"/>
    <w:rsid w:val="00C712B9"/>
    <w:rsid w:val="00CB2A0C"/>
    <w:rsid w:val="00CB6CE7"/>
    <w:rsid w:val="00CC2F00"/>
    <w:rsid w:val="00CC39F0"/>
    <w:rsid w:val="00CC6CA4"/>
    <w:rsid w:val="00CF2BD1"/>
    <w:rsid w:val="00D0042E"/>
    <w:rsid w:val="00D11245"/>
    <w:rsid w:val="00D12CE9"/>
    <w:rsid w:val="00D30995"/>
    <w:rsid w:val="00D31707"/>
    <w:rsid w:val="00D31D95"/>
    <w:rsid w:val="00D326A5"/>
    <w:rsid w:val="00D41FAF"/>
    <w:rsid w:val="00D45EAA"/>
    <w:rsid w:val="00D52886"/>
    <w:rsid w:val="00D53567"/>
    <w:rsid w:val="00D55F66"/>
    <w:rsid w:val="00D72D7F"/>
    <w:rsid w:val="00D8541B"/>
    <w:rsid w:val="00D85826"/>
    <w:rsid w:val="00D86AEF"/>
    <w:rsid w:val="00D967FF"/>
    <w:rsid w:val="00DA2597"/>
    <w:rsid w:val="00DB0C43"/>
    <w:rsid w:val="00DC0A91"/>
    <w:rsid w:val="00DC1D72"/>
    <w:rsid w:val="00DF3DAE"/>
    <w:rsid w:val="00E05E94"/>
    <w:rsid w:val="00E1126E"/>
    <w:rsid w:val="00E225C6"/>
    <w:rsid w:val="00E36880"/>
    <w:rsid w:val="00E411F0"/>
    <w:rsid w:val="00E5018E"/>
    <w:rsid w:val="00E511F0"/>
    <w:rsid w:val="00E52544"/>
    <w:rsid w:val="00E639D2"/>
    <w:rsid w:val="00E71317"/>
    <w:rsid w:val="00E73F5D"/>
    <w:rsid w:val="00E74077"/>
    <w:rsid w:val="00E8241B"/>
    <w:rsid w:val="00E85609"/>
    <w:rsid w:val="00E876CA"/>
    <w:rsid w:val="00E968A1"/>
    <w:rsid w:val="00EA4106"/>
    <w:rsid w:val="00EA44D3"/>
    <w:rsid w:val="00EA5F54"/>
    <w:rsid w:val="00EA6426"/>
    <w:rsid w:val="00EA6DE9"/>
    <w:rsid w:val="00EB3095"/>
    <w:rsid w:val="00EB6D6E"/>
    <w:rsid w:val="00ED0971"/>
    <w:rsid w:val="00ED2C0F"/>
    <w:rsid w:val="00ED7395"/>
    <w:rsid w:val="00EE5BF1"/>
    <w:rsid w:val="00EF02AD"/>
    <w:rsid w:val="00EF0B7C"/>
    <w:rsid w:val="00EF1733"/>
    <w:rsid w:val="00F02712"/>
    <w:rsid w:val="00F07326"/>
    <w:rsid w:val="00F07B26"/>
    <w:rsid w:val="00F07F2A"/>
    <w:rsid w:val="00F12727"/>
    <w:rsid w:val="00F27018"/>
    <w:rsid w:val="00F3114E"/>
    <w:rsid w:val="00F33692"/>
    <w:rsid w:val="00F373F7"/>
    <w:rsid w:val="00F42FCD"/>
    <w:rsid w:val="00F4471B"/>
    <w:rsid w:val="00F46FE3"/>
    <w:rsid w:val="00F6066E"/>
    <w:rsid w:val="00F75193"/>
    <w:rsid w:val="00F77B8B"/>
    <w:rsid w:val="00F90C18"/>
    <w:rsid w:val="00F96FDF"/>
    <w:rsid w:val="00F971E0"/>
    <w:rsid w:val="00FA4254"/>
    <w:rsid w:val="00FB0560"/>
    <w:rsid w:val="00FB1820"/>
    <w:rsid w:val="00FC2627"/>
    <w:rsid w:val="00FC263F"/>
    <w:rsid w:val="00FC3A35"/>
    <w:rsid w:val="00FC5B16"/>
    <w:rsid w:val="00FD4389"/>
    <w:rsid w:val="00FD4679"/>
    <w:rsid w:val="00FD569E"/>
    <w:rsid w:val="00FE731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nhideWhenUsed="0"/>
    <w:lsdException w:name="List 4" w:unhideWhenUsed="0"/>
    <w:lsdException w:name="List 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2EF"/>
  </w:style>
  <w:style w:type="paragraph" w:styleId="Heading1">
    <w:name w:val="heading 1"/>
    <w:basedOn w:val="Normal"/>
    <w:next w:val="Normal"/>
    <w:link w:val="Heading1Char"/>
    <w:uiPriority w:val="9"/>
    <w:qFormat/>
    <w:rsid w:val="005242EF"/>
    <w:pPr>
      <w:pBdr>
        <w:bottom w:val="thinThickSmallGap" w:sz="12" w:space="1" w:color="59923E" w:themeColor="accent2" w:themeShade="BF"/>
      </w:pBdr>
      <w:spacing w:before="400"/>
      <w:jc w:val="center"/>
      <w:outlineLvl w:val="0"/>
    </w:pPr>
    <w:rPr>
      <w:caps/>
      <w:color w:val="3C622A" w:themeColor="accent2" w:themeShade="80"/>
      <w:spacing w:val="20"/>
      <w:sz w:val="28"/>
      <w:szCs w:val="28"/>
    </w:rPr>
  </w:style>
  <w:style w:type="paragraph" w:styleId="Heading2">
    <w:name w:val="heading 2"/>
    <w:basedOn w:val="Normal"/>
    <w:next w:val="Normal"/>
    <w:link w:val="Heading2Char"/>
    <w:uiPriority w:val="9"/>
    <w:unhideWhenUsed/>
    <w:qFormat/>
    <w:rsid w:val="005242EF"/>
    <w:pPr>
      <w:pBdr>
        <w:bottom w:val="single" w:sz="4" w:space="1" w:color="3B6129" w:themeColor="accent2" w:themeShade="7F"/>
      </w:pBdr>
      <w:spacing w:before="400"/>
      <w:jc w:val="center"/>
      <w:outlineLvl w:val="1"/>
    </w:pPr>
    <w:rPr>
      <w:caps/>
      <w:color w:val="3C622A" w:themeColor="accent2" w:themeShade="80"/>
      <w:spacing w:val="15"/>
      <w:sz w:val="24"/>
      <w:szCs w:val="24"/>
    </w:rPr>
  </w:style>
  <w:style w:type="paragraph" w:styleId="Heading3">
    <w:name w:val="heading 3"/>
    <w:basedOn w:val="Normal"/>
    <w:next w:val="Normal"/>
    <w:link w:val="Heading3Char"/>
    <w:uiPriority w:val="9"/>
    <w:unhideWhenUsed/>
    <w:qFormat/>
    <w:rsid w:val="005242EF"/>
    <w:pPr>
      <w:pBdr>
        <w:top w:val="dotted" w:sz="4" w:space="1" w:color="3B6129" w:themeColor="accent2" w:themeShade="7F"/>
        <w:bottom w:val="dotted" w:sz="4" w:space="1" w:color="3B6129" w:themeColor="accent2" w:themeShade="7F"/>
      </w:pBdr>
      <w:spacing w:before="300"/>
      <w:jc w:val="center"/>
      <w:outlineLvl w:val="2"/>
    </w:pPr>
    <w:rPr>
      <w:caps/>
      <w:color w:val="3B6129" w:themeColor="accent2" w:themeShade="7F"/>
      <w:sz w:val="24"/>
      <w:szCs w:val="24"/>
    </w:rPr>
  </w:style>
  <w:style w:type="paragraph" w:styleId="Heading4">
    <w:name w:val="heading 4"/>
    <w:basedOn w:val="Normal"/>
    <w:next w:val="Normal"/>
    <w:link w:val="Heading4Char"/>
    <w:uiPriority w:val="9"/>
    <w:semiHidden/>
    <w:unhideWhenUsed/>
    <w:qFormat/>
    <w:rsid w:val="005242EF"/>
    <w:pPr>
      <w:pBdr>
        <w:bottom w:val="dotted" w:sz="4" w:space="1" w:color="59923E" w:themeColor="accent2" w:themeShade="BF"/>
      </w:pBdr>
      <w:spacing w:after="120"/>
      <w:jc w:val="center"/>
      <w:outlineLvl w:val="3"/>
    </w:pPr>
    <w:rPr>
      <w:caps/>
      <w:color w:val="3B6129" w:themeColor="accent2" w:themeShade="7F"/>
      <w:spacing w:val="10"/>
    </w:rPr>
  </w:style>
  <w:style w:type="paragraph" w:styleId="Heading5">
    <w:name w:val="heading 5"/>
    <w:basedOn w:val="Normal"/>
    <w:next w:val="Normal"/>
    <w:link w:val="Heading5Char"/>
    <w:uiPriority w:val="9"/>
    <w:semiHidden/>
    <w:unhideWhenUsed/>
    <w:qFormat/>
    <w:rsid w:val="005242EF"/>
    <w:pPr>
      <w:spacing w:before="320" w:after="120"/>
      <w:jc w:val="center"/>
      <w:outlineLvl w:val="4"/>
    </w:pPr>
    <w:rPr>
      <w:caps/>
      <w:color w:val="3B6129" w:themeColor="accent2" w:themeShade="7F"/>
      <w:spacing w:val="10"/>
    </w:rPr>
  </w:style>
  <w:style w:type="paragraph" w:styleId="Heading6">
    <w:name w:val="heading 6"/>
    <w:basedOn w:val="Normal"/>
    <w:next w:val="Normal"/>
    <w:link w:val="Heading6Char"/>
    <w:uiPriority w:val="9"/>
    <w:semiHidden/>
    <w:unhideWhenUsed/>
    <w:qFormat/>
    <w:rsid w:val="005242EF"/>
    <w:pPr>
      <w:spacing w:after="120"/>
      <w:jc w:val="center"/>
      <w:outlineLvl w:val="5"/>
    </w:pPr>
    <w:rPr>
      <w:caps/>
      <w:color w:val="59923E" w:themeColor="accent2" w:themeShade="BF"/>
      <w:spacing w:val="10"/>
    </w:rPr>
  </w:style>
  <w:style w:type="paragraph" w:styleId="Heading7">
    <w:name w:val="heading 7"/>
    <w:basedOn w:val="Normal"/>
    <w:next w:val="Normal"/>
    <w:link w:val="Heading7Char"/>
    <w:uiPriority w:val="9"/>
    <w:semiHidden/>
    <w:unhideWhenUsed/>
    <w:qFormat/>
    <w:rsid w:val="005242EF"/>
    <w:pPr>
      <w:spacing w:after="120"/>
      <w:jc w:val="center"/>
      <w:outlineLvl w:val="6"/>
    </w:pPr>
    <w:rPr>
      <w:i/>
      <w:iCs/>
      <w:caps/>
      <w:color w:val="59923E" w:themeColor="accent2" w:themeShade="BF"/>
      <w:spacing w:val="10"/>
    </w:rPr>
  </w:style>
  <w:style w:type="paragraph" w:styleId="Heading8">
    <w:name w:val="heading 8"/>
    <w:basedOn w:val="Normal"/>
    <w:next w:val="Normal"/>
    <w:link w:val="Heading8Char"/>
    <w:uiPriority w:val="9"/>
    <w:semiHidden/>
    <w:unhideWhenUsed/>
    <w:qFormat/>
    <w:rsid w:val="005242EF"/>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5242EF"/>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2EF"/>
    <w:rPr>
      <w:caps/>
      <w:color w:val="3C622A" w:themeColor="accent2" w:themeShade="80"/>
      <w:spacing w:val="20"/>
      <w:sz w:val="28"/>
      <w:szCs w:val="28"/>
    </w:rPr>
  </w:style>
  <w:style w:type="character" w:customStyle="1" w:styleId="Heading2Char">
    <w:name w:val="Heading 2 Char"/>
    <w:basedOn w:val="DefaultParagraphFont"/>
    <w:link w:val="Heading2"/>
    <w:uiPriority w:val="9"/>
    <w:rsid w:val="005242EF"/>
    <w:rPr>
      <w:caps/>
      <w:color w:val="3C622A" w:themeColor="accent2" w:themeShade="80"/>
      <w:spacing w:val="15"/>
      <w:sz w:val="24"/>
      <w:szCs w:val="24"/>
    </w:rPr>
  </w:style>
  <w:style w:type="character" w:customStyle="1" w:styleId="Heading3Char">
    <w:name w:val="Heading 3 Char"/>
    <w:basedOn w:val="DefaultParagraphFont"/>
    <w:link w:val="Heading3"/>
    <w:uiPriority w:val="9"/>
    <w:rsid w:val="005242EF"/>
    <w:rPr>
      <w:caps/>
      <w:color w:val="3B6129" w:themeColor="accent2" w:themeShade="7F"/>
      <w:sz w:val="24"/>
      <w:szCs w:val="24"/>
    </w:rPr>
  </w:style>
  <w:style w:type="paragraph" w:styleId="NoSpacing">
    <w:name w:val="No Spacing"/>
    <w:basedOn w:val="Normal"/>
    <w:link w:val="NoSpacingChar"/>
    <w:uiPriority w:val="1"/>
    <w:qFormat/>
    <w:rsid w:val="005242EF"/>
    <w:pPr>
      <w:spacing w:after="0" w:line="240" w:lineRule="auto"/>
    </w:pPr>
  </w:style>
  <w:style w:type="character" w:customStyle="1" w:styleId="NoSpacingChar">
    <w:name w:val="No Spacing Char"/>
    <w:basedOn w:val="DefaultParagraphFont"/>
    <w:link w:val="NoSpacing"/>
    <w:uiPriority w:val="1"/>
    <w:rsid w:val="005242EF"/>
  </w:style>
  <w:style w:type="character" w:styleId="CommentReference">
    <w:name w:val="annotation reference"/>
    <w:basedOn w:val="DefaultParagraphFont"/>
    <w:uiPriority w:val="99"/>
    <w:semiHidden/>
    <w:rsid w:val="00051F98"/>
    <w:rPr>
      <w:rFonts w:asciiTheme="minorHAnsi" w:hAnsiTheme="minorHAnsi"/>
      <w:color w:val="155A58" w:themeColor="text2" w:themeShade="80"/>
      <w:sz w:val="16"/>
      <w:szCs w:val="16"/>
    </w:rPr>
  </w:style>
  <w:style w:type="paragraph" w:styleId="CommentText">
    <w:name w:val="annotation text"/>
    <w:basedOn w:val="Normal"/>
    <w:link w:val="CommentTextChar"/>
    <w:uiPriority w:val="99"/>
    <w:semiHidden/>
    <w:rsid w:val="00051F98"/>
    <w:rPr>
      <w:sz w:val="16"/>
    </w:rPr>
  </w:style>
  <w:style w:type="character" w:customStyle="1" w:styleId="CommentTextChar">
    <w:name w:val="Comment Text Char"/>
    <w:basedOn w:val="DefaultParagraphFont"/>
    <w:link w:val="CommentText"/>
    <w:uiPriority w:val="99"/>
    <w:semiHidden/>
    <w:rsid w:val="002835DF"/>
    <w:rPr>
      <w:sz w:val="16"/>
    </w:rPr>
  </w:style>
  <w:style w:type="paragraph" w:styleId="CommentSubject">
    <w:name w:val="annotation subject"/>
    <w:basedOn w:val="CommentText"/>
    <w:next w:val="CommentText"/>
    <w:link w:val="CommentSubjectChar"/>
    <w:uiPriority w:val="99"/>
    <w:semiHidden/>
    <w:rsid w:val="00051F98"/>
    <w:rPr>
      <w:b/>
      <w:bCs/>
      <w:color w:val="155A58" w:themeColor="text2" w:themeShade="80"/>
    </w:rPr>
  </w:style>
  <w:style w:type="character" w:customStyle="1" w:styleId="CommentSubjectChar">
    <w:name w:val="Comment Subject Char"/>
    <w:basedOn w:val="CommentTextChar"/>
    <w:link w:val="CommentSubject"/>
    <w:uiPriority w:val="99"/>
    <w:semiHidden/>
    <w:rsid w:val="002835DF"/>
    <w:rPr>
      <w:b/>
      <w:bCs/>
      <w:color w:val="155A58" w:themeColor="text2" w:themeShade="80"/>
      <w:sz w:val="16"/>
    </w:rPr>
  </w:style>
  <w:style w:type="paragraph" w:styleId="BalloonText">
    <w:name w:val="Balloon Text"/>
    <w:basedOn w:val="Normal"/>
    <w:link w:val="BalloonTextChar"/>
    <w:uiPriority w:val="99"/>
    <w:semiHidden/>
    <w:rsid w:val="00A87F28"/>
    <w:rPr>
      <w:rFonts w:cs="Tahoma"/>
      <w:sz w:val="16"/>
      <w:szCs w:val="16"/>
    </w:rPr>
  </w:style>
  <w:style w:type="character" w:customStyle="1" w:styleId="BalloonTextChar">
    <w:name w:val="Balloon Text Char"/>
    <w:basedOn w:val="DefaultParagraphFont"/>
    <w:link w:val="BalloonText"/>
    <w:uiPriority w:val="99"/>
    <w:semiHidden/>
    <w:rsid w:val="002835DF"/>
    <w:rPr>
      <w:rFonts w:cs="Tahoma"/>
      <w:sz w:val="16"/>
      <w:szCs w:val="16"/>
    </w:rPr>
  </w:style>
  <w:style w:type="character" w:styleId="PlaceholderText">
    <w:name w:val="Placeholder Text"/>
    <w:basedOn w:val="DefaultParagraphFont"/>
    <w:uiPriority w:val="99"/>
    <w:semiHidden/>
    <w:rsid w:val="00051F98"/>
    <w:rPr>
      <w:rFonts w:asciiTheme="minorHAnsi" w:hAnsiTheme="minorHAnsi"/>
      <w:i/>
      <w:color w:val="F9CBB4" w:themeColor="accent3" w:themeTint="66"/>
      <w:sz w:val="20"/>
    </w:rPr>
  </w:style>
  <w:style w:type="paragraph" w:styleId="Header">
    <w:name w:val="header"/>
    <w:basedOn w:val="Normal"/>
    <w:link w:val="HeaderChar"/>
    <w:uiPriority w:val="99"/>
    <w:semiHidden/>
    <w:rsid w:val="00555870"/>
    <w:pPr>
      <w:tabs>
        <w:tab w:val="center" w:pos="4513"/>
        <w:tab w:val="right" w:pos="9026"/>
      </w:tabs>
    </w:pPr>
  </w:style>
  <w:style w:type="character" w:customStyle="1" w:styleId="HeaderChar">
    <w:name w:val="Header Char"/>
    <w:basedOn w:val="DefaultParagraphFont"/>
    <w:link w:val="Header"/>
    <w:uiPriority w:val="99"/>
    <w:semiHidden/>
    <w:rsid w:val="002835DF"/>
  </w:style>
  <w:style w:type="paragraph" w:styleId="Footer">
    <w:name w:val="footer"/>
    <w:basedOn w:val="Normal"/>
    <w:link w:val="FooterChar"/>
    <w:uiPriority w:val="99"/>
    <w:rsid w:val="00A36C84"/>
    <w:pPr>
      <w:tabs>
        <w:tab w:val="center" w:pos="4513"/>
        <w:tab w:val="right" w:pos="9026"/>
      </w:tabs>
    </w:pPr>
    <w:rPr>
      <w:rFonts w:ascii="Arial" w:hAnsi="Arial"/>
    </w:rPr>
  </w:style>
  <w:style w:type="character" w:customStyle="1" w:styleId="FooterChar">
    <w:name w:val="Footer Char"/>
    <w:basedOn w:val="DefaultParagraphFont"/>
    <w:link w:val="Footer"/>
    <w:uiPriority w:val="99"/>
    <w:rsid w:val="002835DF"/>
    <w:rPr>
      <w:rFonts w:ascii="Arial" w:hAnsi="Arial"/>
    </w:rPr>
  </w:style>
  <w:style w:type="paragraph" w:customStyle="1" w:styleId="MisysCoverTitle">
    <w:name w:val="Misys Cover Title"/>
    <w:autoRedefine/>
    <w:rsid w:val="00EB3095"/>
    <w:pPr>
      <w:framePr w:hSpace="187" w:wrap="around" w:hAnchor="margin" w:xAlign="center" w:y="2881"/>
      <w:spacing w:line="240" w:lineRule="auto"/>
    </w:pPr>
    <w:rPr>
      <w:sz w:val="60"/>
      <w:szCs w:val="60"/>
    </w:rPr>
  </w:style>
  <w:style w:type="paragraph" w:customStyle="1" w:styleId="MisysCoverSubTitle">
    <w:name w:val="Misys Cover Sub Title"/>
    <w:autoRedefine/>
    <w:rsid w:val="00EB3095"/>
    <w:pPr>
      <w:framePr w:hSpace="187" w:wrap="around" w:hAnchor="margin" w:xAlign="center" w:y="2881"/>
      <w:spacing w:line="240" w:lineRule="auto"/>
    </w:pPr>
    <w:rPr>
      <w:rFonts w:eastAsiaTheme="minorEastAsia"/>
      <w:sz w:val="32"/>
      <w:szCs w:val="32"/>
    </w:rPr>
  </w:style>
  <w:style w:type="paragraph" w:customStyle="1" w:styleId="MisysCoverFamilyProductname">
    <w:name w:val="Misys Cover Family/Product name"/>
    <w:autoRedefine/>
    <w:rsid w:val="004E1455"/>
    <w:pPr>
      <w:framePr w:hSpace="187" w:wrap="around" w:hAnchor="margin" w:y="2881"/>
      <w:tabs>
        <w:tab w:val="left" w:pos="4020"/>
      </w:tabs>
      <w:spacing w:after="0" w:line="240" w:lineRule="auto"/>
    </w:pPr>
    <w:rPr>
      <w:rFonts w:eastAsiaTheme="minorEastAsia"/>
      <w:sz w:val="24"/>
      <w:szCs w:val="24"/>
    </w:rPr>
  </w:style>
  <w:style w:type="paragraph" w:customStyle="1" w:styleId="MisysTextBody">
    <w:name w:val="Misys Text: Body"/>
    <w:basedOn w:val="Normal"/>
    <w:autoRedefine/>
    <w:rsid w:val="00AF4059"/>
    <w:pPr>
      <w:tabs>
        <w:tab w:val="left" w:pos="3680"/>
      </w:tabs>
      <w:spacing w:after="120"/>
      <w:ind w:left="360"/>
      <w:jc w:val="both"/>
      <w:pPrChange w:id="0" w:author="Benslimane, Amira" w:date="2016-10-18T16:55:00Z">
        <w:pPr>
          <w:tabs>
            <w:tab w:val="left" w:pos="3680"/>
          </w:tabs>
          <w:spacing w:after="120" w:line="252" w:lineRule="auto"/>
          <w:jc w:val="both"/>
        </w:pPr>
      </w:pPrChange>
    </w:pPr>
    <w:rPr>
      <w:rFonts w:asciiTheme="minorHAnsi" w:hAnsiTheme="minorHAnsi" w:cstheme="minorHAnsi"/>
      <w:sz w:val="20"/>
      <w:rPrChange w:id="0" w:author="Benslimane, Amira" w:date="2016-10-18T16:55:00Z">
        <w:rPr>
          <w:rFonts w:asciiTheme="majorHAnsi" w:eastAsiaTheme="majorEastAsia" w:hAnsiTheme="majorHAnsi" w:cstheme="majorHAnsi"/>
          <w:sz w:val="22"/>
          <w:szCs w:val="22"/>
          <w:lang w:val="en-GB" w:eastAsia="en-US" w:bidi="ar-SA"/>
        </w:rPr>
      </w:rPrChange>
    </w:rPr>
  </w:style>
  <w:style w:type="paragraph" w:customStyle="1" w:styleId="MisysTextSubHeadLv1">
    <w:name w:val="Misys Text: Sub Head Lv1"/>
    <w:basedOn w:val="Normal"/>
    <w:next w:val="MisysTextBody"/>
    <w:autoRedefine/>
    <w:rsid w:val="005860BA"/>
    <w:rPr>
      <w:rFonts w:cstheme="majorHAnsi"/>
      <w:b/>
      <w:sz w:val="24"/>
      <w:szCs w:val="24"/>
    </w:rPr>
  </w:style>
  <w:style w:type="paragraph" w:customStyle="1" w:styleId="MisysTextSubHeadLv2">
    <w:name w:val="Misys Text: Sub Head Lv2"/>
    <w:basedOn w:val="Normal"/>
    <w:next w:val="MisysTextBody"/>
    <w:autoRedefine/>
    <w:rsid w:val="005860BA"/>
    <w:rPr>
      <w:rFonts w:cstheme="majorHAnsi"/>
      <w:b/>
    </w:rPr>
  </w:style>
  <w:style w:type="paragraph" w:customStyle="1" w:styleId="MisysTextStandardFirst">
    <w:name w:val="Misys Text: Standard First"/>
    <w:basedOn w:val="Normal"/>
    <w:next w:val="MisysTextBody"/>
    <w:autoRedefine/>
    <w:rsid w:val="009007A5"/>
    <w:pPr>
      <w:spacing w:before="200" w:after="320"/>
      <w:ind w:left="720" w:hanging="720"/>
      <w:jc w:val="both"/>
    </w:pPr>
    <w:rPr>
      <w:rFonts w:cstheme="majorHAnsi"/>
      <w:b/>
      <w:noProof/>
      <w:sz w:val="24"/>
    </w:rPr>
  </w:style>
  <w:style w:type="paragraph" w:customStyle="1" w:styleId="MisysPullQuote">
    <w:name w:val="Misys Pull Quote"/>
    <w:basedOn w:val="Normal"/>
    <w:next w:val="MisysPullQuoteAuthorName"/>
    <w:autoRedefine/>
    <w:rsid w:val="00067C78"/>
    <w:pPr>
      <w:spacing w:before="240" w:after="120"/>
    </w:pPr>
    <w:rPr>
      <w:rFonts w:cstheme="majorHAnsi"/>
      <w:color w:val="8678B6" w:themeColor="accent4"/>
      <w:sz w:val="24"/>
    </w:rPr>
  </w:style>
  <w:style w:type="paragraph" w:customStyle="1" w:styleId="MisysPullQuoteAuthorName">
    <w:name w:val="Misys Pull Quote Author Name"/>
    <w:basedOn w:val="Normal"/>
    <w:next w:val="MisysPullQuoteAuthorTitleCompany"/>
    <w:autoRedefine/>
    <w:rsid w:val="005860BA"/>
    <w:pPr>
      <w:spacing w:after="0"/>
    </w:pPr>
    <w:rPr>
      <w:rFonts w:cstheme="majorHAnsi"/>
      <w:b/>
      <w:szCs w:val="18"/>
    </w:rPr>
  </w:style>
  <w:style w:type="paragraph" w:customStyle="1" w:styleId="MisysPullQuoteAuthorTitleCompany">
    <w:name w:val="Misys Pull Quote Author Title/Company"/>
    <w:basedOn w:val="Normal"/>
    <w:next w:val="MisysTextBody"/>
    <w:autoRedefine/>
    <w:rsid w:val="005860BA"/>
    <w:rPr>
      <w:rFonts w:cstheme="majorHAnsi"/>
      <w:szCs w:val="18"/>
    </w:rPr>
  </w:style>
  <w:style w:type="paragraph" w:customStyle="1" w:styleId="MisysIntroMedium">
    <w:name w:val="Misys Intro Medium"/>
    <w:basedOn w:val="Normal"/>
    <w:next w:val="MisysTextStandardFirst"/>
    <w:autoRedefine/>
    <w:rsid w:val="005860BA"/>
    <w:pPr>
      <w:spacing w:after="400"/>
    </w:pPr>
    <w:rPr>
      <w:rFonts w:cstheme="majorHAnsi"/>
      <w:sz w:val="52"/>
      <w:szCs w:val="60"/>
    </w:rPr>
  </w:style>
  <w:style w:type="paragraph" w:customStyle="1" w:styleId="MisysTextBodyBulletPointLv1">
    <w:name w:val="Misys Text: Body Bullet Point Lv1"/>
    <w:basedOn w:val="MisysTextBody"/>
    <w:autoRedefine/>
    <w:rsid w:val="005860BA"/>
    <w:pPr>
      <w:numPr>
        <w:numId w:val="4"/>
      </w:numPr>
    </w:pPr>
  </w:style>
  <w:style w:type="paragraph" w:styleId="TOCHeading">
    <w:name w:val="TOC Heading"/>
    <w:basedOn w:val="Heading1"/>
    <w:next w:val="Normal"/>
    <w:uiPriority w:val="39"/>
    <w:semiHidden/>
    <w:unhideWhenUsed/>
    <w:qFormat/>
    <w:rsid w:val="005242EF"/>
    <w:pPr>
      <w:outlineLvl w:val="9"/>
    </w:pPr>
    <w:rPr>
      <w:lang w:bidi="en-US"/>
    </w:rPr>
  </w:style>
  <w:style w:type="paragraph" w:customStyle="1" w:styleId="MisysSectionHeadingLv1">
    <w:name w:val="Misys Section Heading Lv1"/>
    <w:basedOn w:val="Normal"/>
    <w:next w:val="MisysTextSubHeadLv2"/>
    <w:autoRedefine/>
    <w:rsid w:val="005860BA"/>
    <w:rPr>
      <w:rFonts w:cstheme="majorHAnsi"/>
      <w:b/>
      <w:sz w:val="32"/>
      <w:szCs w:val="36"/>
    </w:rPr>
  </w:style>
  <w:style w:type="paragraph" w:styleId="TOC1">
    <w:name w:val="toc 1"/>
    <w:basedOn w:val="MisysSectionHeadingLv1"/>
    <w:next w:val="Normal"/>
    <w:autoRedefine/>
    <w:uiPriority w:val="39"/>
    <w:rsid w:val="00037184"/>
    <w:pPr>
      <w:tabs>
        <w:tab w:val="right" w:leader="dot" w:pos="7360"/>
      </w:tabs>
      <w:spacing w:after="100"/>
    </w:pPr>
    <w:rPr>
      <w:sz w:val="24"/>
    </w:rPr>
  </w:style>
  <w:style w:type="paragraph" w:styleId="TOC2">
    <w:name w:val="toc 2"/>
    <w:basedOn w:val="MisysSectionHeadingLv2"/>
    <w:next w:val="Normal"/>
    <w:autoRedefine/>
    <w:uiPriority w:val="39"/>
    <w:rsid w:val="00037184"/>
    <w:pPr>
      <w:tabs>
        <w:tab w:val="right" w:leader="dot" w:pos="7360"/>
      </w:tabs>
      <w:spacing w:after="100"/>
    </w:pPr>
    <w:rPr>
      <w:sz w:val="24"/>
    </w:rPr>
  </w:style>
  <w:style w:type="paragraph" w:customStyle="1" w:styleId="MisysSectionHeadingLv2">
    <w:name w:val="Misys Section Heading Lv2"/>
    <w:basedOn w:val="MisysSectionHeadingLv1"/>
    <w:next w:val="MisysTextStandardFirst"/>
    <w:autoRedefine/>
    <w:rsid w:val="00155848"/>
    <w:pPr>
      <w:jc w:val="both"/>
    </w:pPr>
    <w:rPr>
      <w:b w:val="0"/>
      <w:sz w:val="28"/>
      <w:szCs w:val="32"/>
    </w:rPr>
  </w:style>
  <w:style w:type="character" w:styleId="Hyperlink">
    <w:name w:val="Hyperlink"/>
    <w:basedOn w:val="DefaultParagraphFont"/>
    <w:uiPriority w:val="99"/>
    <w:rsid w:val="00067C78"/>
    <w:rPr>
      <w:rFonts w:asciiTheme="majorHAnsi" w:hAnsiTheme="majorHAnsi"/>
      <w:color w:val="4873BA"/>
      <w:sz w:val="20"/>
      <w:u w:val="none"/>
    </w:rPr>
  </w:style>
  <w:style w:type="paragraph" w:styleId="TOC3">
    <w:name w:val="toc 3"/>
    <w:basedOn w:val="MisysTextSubHeadLv1"/>
    <w:next w:val="Normal"/>
    <w:autoRedefine/>
    <w:uiPriority w:val="39"/>
    <w:semiHidden/>
    <w:rsid w:val="00037184"/>
    <w:pPr>
      <w:spacing w:after="100"/>
      <w:ind w:left="284"/>
    </w:pPr>
    <w:rPr>
      <w:sz w:val="20"/>
    </w:rPr>
  </w:style>
  <w:style w:type="table" w:styleId="TableGrid">
    <w:name w:val="Table Grid"/>
    <w:basedOn w:val="TableNormal"/>
    <w:uiPriority w:val="39"/>
    <w:rsid w:val="00E51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EB3095"/>
    <w:pPr>
      <w:spacing w:after="0" w:line="240" w:lineRule="auto"/>
    </w:pPr>
    <w:tblPr>
      <w:tblStyleRowBandSize w:val="1"/>
      <w:tblStyleColBandSize w:val="1"/>
      <w:tblBorders>
        <w:top w:val="single" w:sz="4" w:space="0" w:color="6DDED4" w:themeColor="accent1" w:themeTint="99"/>
        <w:left w:val="single" w:sz="4" w:space="0" w:color="6DDED4" w:themeColor="accent1" w:themeTint="99"/>
        <w:bottom w:val="single" w:sz="4" w:space="0" w:color="6DDED4" w:themeColor="accent1" w:themeTint="99"/>
        <w:right w:val="single" w:sz="4" w:space="0" w:color="6DDED4" w:themeColor="accent1" w:themeTint="99"/>
        <w:insideH w:val="single" w:sz="4" w:space="0" w:color="6DDED4" w:themeColor="accent1" w:themeTint="99"/>
        <w:insideV w:val="single" w:sz="4" w:space="0" w:color="6DDED4" w:themeColor="accent1" w:themeTint="99"/>
      </w:tblBorders>
      <w:tblCellMar>
        <w:top w:w="57" w:type="dxa"/>
        <w:left w:w="57" w:type="dxa"/>
        <w:bottom w:w="57" w:type="dxa"/>
        <w:right w:w="57" w:type="dxa"/>
      </w:tblCellMar>
    </w:tblPr>
    <w:tblStylePr w:type="firstRow">
      <w:rPr>
        <w:b/>
        <w:bCs/>
        <w:color w:val="FFFFFF" w:themeColor="background1"/>
      </w:rPr>
      <w:tblPr/>
      <w:tcPr>
        <w:tcBorders>
          <w:top w:val="single" w:sz="4" w:space="0" w:color="27AFA3" w:themeColor="accent1"/>
          <w:left w:val="single" w:sz="4" w:space="0" w:color="27AFA3" w:themeColor="accent1"/>
          <w:bottom w:val="single" w:sz="4" w:space="0" w:color="27AFA3" w:themeColor="accent1"/>
          <w:right w:val="single" w:sz="4" w:space="0" w:color="27AFA3" w:themeColor="accent1"/>
          <w:insideH w:val="nil"/>
          <w:insideV w:val="nil"/>
        </w:tcBorders>
        <w:shd w:val="clear" w:color="auto" w:fill="27AFA3" w:themeFill="accent1"/>
      </w:tcPr>
    </w:tblStylePr>
    <w:tblStylePr w:type="lastRow">
      <w:rPr>
        <w:b/>
        <w:bCs/>
      </w:rPr>
      <w:tblPr/>
      <w:tcPr>
        <w:tcBorders>
          <w:top w:val="double" w:sz="4" w:space="0" w:color="27AFA3" w:themeColor="accent1"/>
        </w:tcBorders>
      </w:tcPr>
    </w:tblStylePr>
    <w:tblStylePr w:type="firstCol">
      <w:rPr>
        <w:b/>
        <w:bCs/>
      </w:rPr>
    </w:tblStylePr>
    <w:tblStylePr w:type="lastCol">
      <w:rPr>
        <w:b/>
        <w:bCs/>
      </w:rPr>
    </w:tblStylePr>
    <w:tblStylePr w:type="band1Vert">
      <w:tblPr/>
      <w:tcPr>
        <w:shd w:val="clear" w:color="auto" w:fill="CEF4F0" w:themeFill="accent1" w:themeFillTint="33"/>
      </w:tcPr>
    </w:tblStylePr>
    <w:tblStylePr w:type="band1Horz">
      <w:tblPr/>
      <w:tcPr>
        <w:shd w:val="clear" w:color="auto" w:fill="CEF4F0" w:themeFill="accent1" w:themeFillTint="33"/>
      </w:tcPr>
    </w:tblStylePr>
  </w:style>
  <w:style w:type="character" w:styleId="FollowedHyperlink">
    <w:name w:val="FollowedHyperlink"/>
    <w:basedOn w:val="DefaultParagraphFont"/>
    <w:uiPriority w:val="99"/>
    <w:semiHidden/>
    <w:rsid w:val="00051F98"/>
    <w:rPr>
      <w:rFonts w:asciiTheme="minorHAnsi" w:hAnsiTheme="minorHAnsi"/>
      <w:color w:val="E96CA5" w:themeColor="followedHyperlink"/>
      <w:sz w:val="20"/>
      <w:u w:val="none"/>
      <w:bdr w:val="none" w:sz="0" w:space="0" w:color="auto"/>
    </w:rPr>
  </w:style>
  <w:style w:type="paragraph" w:styleId="TOC4">
    <w:name w:val="toc 4"/>
    <w:basedOn w:val="MisysTextSubHeadLv2"/>
    <w:next w:val="Normal"/>
    <w:autoRedefine/>
    <w:uiPriority w:val="39"/>
    <w:semiHidden/>
    <w:rsid w:val="00A87F28"/>
    <w:pPr>
      <w:tabs>
        <w:tab w:val="right" w:leader="dot" w:pos="7360"/>
      </w:tabs>
      <w:spacing w:after="100"/>
      <w:ind w:left="284"/>
    </w:pPr>
    <w:rPr>
      <w:b w:val="0"/>
      <w:sz w:val="20"/>
    </w:rPr>
  </w:style>
  <w:style w:type="paragraph" w:styleId="Title">
    <w:name w:val="Title"/>
    <w:basedOn w:val="Normal"/>
    <w:next w:val="Normal"/>
    <w:link w:val="TitleChar"/>
    <w:uiPriority w:val="10"/>
    <w:qFormat/>
    <w:rsid w:val="005242EF"/>
    <w:pPr>
      <w:pBdr>
        <w:top w:val="dotted" w:sz="2" w:space="1" w:color="3C622A" w:themeColor="accent2" w:themeShade="80"/>
        <w:bottom w:val="dotted" w:sz="2" w:space="6" w:color="3C622A" w:themeColor="accent2" w:themeShade="80"/>
      </w:pBdr>
      <w:spacing w:before="500" w:after="300" w:line="240" w:lineRule="auto"/>
      <w:jc w:val="center"/>
    </w:pPr>
    <w:rPr>
      <w:caps/>
      <w:color w:val="3C622A" w:themeColor="accent2" w:themeShade="80"/>
      <w:spacing w:val="50"/>
      <w:sz w:val="44"/>
      <w:szCs w:val="44"/>
    </w:rPr>
  </w:style>
  <w:style w:type="numbering" w:customStyle="1" w:styleId="MisysListstyle">
    <w:name w:val="Misys List style"/>
    <w:uiPriority w:val="99"/>
    <w:rsid w:val="001B000E"/>
    <w:pPr>
      <w:numPr>
        <w:numId w:val="1"/>
      </w:numPr>
    </w:pPr>
  </w:style>
  <w:style w:type="character" w:customStyle="1" w:styleId="TitleChar">
    <w:name w:val="Title Char"/>
    <w:basedOn w:val="DefaultParagraphFont"/>
    <w:link w:val="Title"/>
    <w:uiPriority w:val="10"/>
    <w:rsid w:val="005242EF"/>
    <w:rPr>
      <w:caps/>
      <w:color w:val="3C622A" w:themeColor="accent2" w:themeShade="80"/>
      <w:spacing w:val="50"/>
      <w:sz w:val="44"/>
      <w:szCs w:val="44"/>
    </w:rPr>
  </w:style>
  <w:style w:type="paragraph" w:styleId="TOAHeading">
    <w:name w:val="toa heading"/>
    <w:basedOn w:val="Normal"/>
    <w:next w:val="Normal"/>
    <w:uiPriority w:val="99"/>
    <w:semiHidden/>
    <w:rsid w:val="003A5A43"/>
    <w:pPr>
      <w:spacing w:before="120"/>
    </w:pPr>
    <w:rPr>
      <w:b/>
      <w:bCs/>
      <w:color w:val="2AB5B2" w:themeColor="text2"/>
      <w:sz w:val="24"/>
      <w:szCs w:val="24"/>
    </w:rPr>
  </w:style>
  <w:style w:type="paragraph" w:styleId="TOC5">
    <w:name w:val="toc 5"/>
    <w:basedOn w:val="Normal"/>
    <w:next w:val="Normal"/>
    <w:autoRedefine/>
    <w:uiPriority w:val="39"/>
    <w:semiHidden/>
    <w:rsid w:val="00A87F28"/>
    <w:pPr>
      <w:spacing w:after="100"/>
      <w:ind w:left="800"/>
    </w:pPr>
    <w:rPr>
      <w:b/>
      <w:sz w:val="16"/>
    </w:rPr>
  </w:style>
  <w:style w:type="paragraph" w:styleId="TOC6">
    <w:name w:val="toc 6"/>
    <w:basedOn w:val="Normal"/>
    <w:next w:val="Normal"/>
    <w:autoRedefine/>
    <w:uiPriority w:val="39"/>
    <w:semiHidden/>
    <w:rsid w:val="00037184"/>
    <w:pPr>
      <w:spacing w:after="100"/>
      <w:ind w:left="1000"/>
    </w:pPr>
    <w:rPr>
      <w:sz w:val="16"/>
    </w:rPr>
  </w:style>
  <w:style w:type="paragraph" w:styleId="TOC7">
    <w:name w:val="toc 7"/>
    <w:basedOn w:val="Normal"/>
    <w:next w:val="Normal"/>
    <w:autoRedefine/>
    <w:uiPriority w:val="39"/>
    <w:semiHidden/>
    <w:rsid w:val="00A87F28"/>
    <w:pPr>
      <w:spacing w:after="100"/>
      <w:ind w:left="1200"/>
    </w:pPr>
    <w:rPr>
      <w:b/>
      <w:sz w:val="14"/>
    </w:rPr>
  </w:style>
  <w:style w:type="paragraph" w:styleId="TOC8">
    <w:name w:val="toc 8"/>
    <w:basedOn w:val="Normal"/>
    <w:next w:val="Normal"/>
    <w:autoRedefine/>
    <w:uiPriority w:val="39"/>
    <w:semiHidden/>
    <w:rsid w:val="00037184"/>
    <w:pPr>
      <w:spacing w:after="100"/>
      <w:ind w:left="1400"/>
    </w:pPr>
    <w:rPr>
      <w:sz w:val="14"/>
    </w:rPr>
  </w:style>
  <w:style w:type="paragraph" w:styleId="TOC9">
    <w:name w:val="toc 9"/>
    <w:basedOn w:val="Normal"/>
    <w:next w:val="Normal"/>
    <w:autoRedefine/>
    <w:uiPriority w:val="39"/>
    <w:semiHidden/>
    <w:rsid w:val="00037184"/>
    <w:pPr>
      <w:spacing w:after="100"/>
      <w:ind w:left="1600"/>
    </w:pPr>
    <w:rPr>
      <w:sz w:val="14"/>
    </w:rPr>
  </w:style>
  <w:style w:type="character" w:customStyle="1" w:styleId="Heading4Char">
    <w:name w:val="Heading 4 Char"/>
    <w:basedOn w:val="DefaultParagraphFont"/>
    <w:link w:val="Heading4"/>
    <w:uiPriority w:val="9"/>
    <w:semiHidden/>
    <w:rsid w:val="005242EF"/>
    <w:rPr>
      <w:caps/>
      <w:color w:val="3B6129" w:themeColor="accent2" w:themeShade="7F"/>
      <w:spacing w:val="10"/>
    </w:rPr>
  </w:style>
  <w:style w:type="character" w:customStyle="1" w:styleId="Heading5Char">
    <w:name w:val="Heading 5 Char"/>
    <w:basedOn w:val="DefaultParagraphFont"/>
    <w:link w:val="Heading5"/>
    <w:uiPriority w:val="9"/>
    <w:semiHidden/>
    <w:rsid w:val="005242EF"/>
    <w:rPr>
      <w:caps/>
      <w:color w:val="3B6129" w:themeColor="accent2" w:themeShade="7F"/>
      <w:spacing w:val="10"/>
    </w:rPr>
  </w:style>
  <w:style w:type="character" w:customStyle="1" w:styleId="Heading6Char">
    <w:name w:val="Heading 6 Char"/>
    <w:basedOn w:val="DefaultParagraphFont"/>
    <w:link w:val="Heading6"/>
    <w:uiPriority w:val="9"/>
    <w:semiHidden/>
    <w:rsid w:val="005242EF"/>
    <w:rPr>
      <w:caps/>
      <w:color w:val="59923E" w:themeColor="accent2" w:themeShade="BF"/>
      <w:spacing w:val="10"/>
    </w:rPr>
  </w:style>
  <w:style w:type="character" w:customStyle="1" w:styleId="Heading7Char">
    <w:name w:val="Heading 7 Char"/>
    <w:basedOn w:val="DefaultParagraphFont"/>
    <w:link w:val="Heading7"/>
    <w:uiPriority w:val="9"/>
    <w:semiHidden/>
    <w:rsid w:val="005242EF"/>
    <w:rPr>
      <w:i/>
      <w:iCs/>
      <w:caps/>
      <w:color w:val="59923E" w:themeColor="accent2" w:themeShade="BF"/>
      <w:spacing w:val="10"/>
    </w:rPr>
  </w:style>
  <w:style w:type="character" w:customStyle="1" w:styleId="Heading8Char">
    <w:name w:val="Heading 8 Char"/>
    <w:basedOn w:val="DefaultParagraphFont"/>
    <w:link w:val="Heading8"/>
    <w:uiPriority w:val="9"/>
    <w:semiHidden/>
    <w:rsid w:val="005242EF"/>
    <w:rPr>
      <w:caps/>
      <w:spacing w:val="10"/>
      <w:sz w:val="20"/>
      <w:szCs w:val="20"/>
    </w:rPr>
  </w:style>
  <w:style w:type="paragraph" w:styleId="MacroText">
    <w:name w:val="macro"/>
    <w:basedOn w:val="Normal"/>
    <w:link w:val="MacroTextChar"/>
    <w:autoRedefine/>
    <w:uiPriority w:val="99"/>
    <w:semiHidden/>
    <w:rsid w:val="006877A1"/>
    <w:pPr>
      <w:tabs>
        <w:tab w:val="left" w:pos="576"/>
        <w:tab w:val="left" w:pos="1152"/>
        <w:tab w:val="left" w:pos="1728"/>
        <w:tab w:val="left" w:pos="2304"/>
        <w:tab w:val="left" w:pos="2880"/>
        <w:tab w:val="left" w:pos="3456"/>
        <w:tab w:val="left" w:pos="4032"/>
      </w:tabs>
    </w:pPr>
  </w:style>
  <w:style w:type="character" w:customStyle="1" w:styleId="MacroTextChar">
    <w:name w:val="Macro Text Char"/>
    <w:basedOn w:val="DefaultParagraphFont"/>
    <w:link w:val="MacroText"/>
    <w:uiPriority w:val="99"/>
    <w:semiHidden/>
    <w:rsid w:val="002835DF"/>
  </w:style>
  <w:style w:type="paragraph" w:customStyle="1" w:styleId="MisysTextBodyBulletPointLv2">
    <w:name w:val="Misys Text: Body Bullet Point Lv2"/>
    <w:basedOn w:val="MisysTextBodyBulletPointLv1"/>
    <w:autoRedefine/>
    <w:rsid w:val="00752C38"/>
    <w:pPr>
      <w:numPr>
        <w:numId w:val="2"/>
      </w:numPr>
    </w:pPr>
  </w:style>
  <w:style w:type="character" w:customStyle="1" w:styleId="Heading9Char">
    <w:name w:val="Heading 9 Char"/>
    <w:basedOn w:val="DefaultParagraphFont"/>
    <w:link w:val="Heading9"/>
    <w:uiPriority w:val="9"/>
    <w:semiHidden/>
    <w:rsid w:val="005242EF"/>
    <w:rPr>
      <w:i/>
      <w:iCs/>
      <w:caps/>
      <w:spacing w:val="10"/>
      <w:sz w:val="20"/>
      <w:szCs w:val="20"/>
    </w:rPr>
  </w:style>
  <w:style w:type="paragraph" w:styleId="Subtitle">
    <w:name w:val="Subtitle"/>
    <w:basedOn w:val="Normal"/>
    <w:next w:val="Normal"/>
    <w:link w:val="SubtitleChar"/>
    <w:uiPriority w:val="11"/>
    <w:qFormat/>
    <w:rsid w:val="005242E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5242EF"/>
    <w:rPr>
      <w:caps/>
      <w:spacing w:val="20"/>
      <w:sz w:val="18"/>
      <w:szCs w:val="18"/>
    </w:rPr>
  </w:style>
  <w:style w:type="character" w:styleId="SubtleEmphasis">
    <w:name w:val="Subtle Emphasis"/>
    <w:uiPriority w:val="19"/>
    <w:qFormat/>
    <w:rsid w:val="005242EF"/>
    <w:rPr>
      <w:i/>
      <w:iCs/>
    </w:rPr>
  </w:style>
  <w:style w:type="character" w:styleId="Emphasis">
    <w:name w:val="Emphasis"/>
    <w:uiPriority w:val="20"/>
    <w:qFormat/>
    <w:rsid w:val="005242EF"/>
    <w:rPr>
      <w:caps/>
      <w:spacing w:val="5"/>
      <w:sz w:val="20"/>
      <w:szCs w:val="20"/>
    </w:rPr>
  </w:style>
  <w:style w:type="character" w:styleId="IntenseEmphasis">
    <w:name w:val="Intense Emphasis"/>
    <w:uiPriority w:val="21"/>
    <w:qFormat/>
    <w:rsid w:val="005242EF"/>
    <w:rPr>
      <w:i/>
      <w:iCs/>
      <w:caps/>
      <w:spacing w:val="10"/>
      <w:sz w:val="20"/>
      <w:szCs w:val="20"/>
    </w:rPr>
  </w:style>
  <w:style w:type="character" w:styleId="Strong">
    <w:name w:val="Strong"/>
    <w:uiPriority w:val="22"/>
    <w:qFormat/>
    <w:rsid w:val="005242EF"/>
    <w:rPr>
      <w:b/>
      <w:bCs/>
      <w:color w:val="59923E" w:themeColor="accent2" w:themeShade="BF"/>
      <w:spacing w:val="5"/>
    </w:rPr>
  </w:style>
  <w:style w:type="paragraph" w:styleId="Quote">
    <w:name w:val="Quote"/>
    <w:basedOn w:val="Normal"/>
    <w:next w:val="Normal"/>
    <w:link w:val="QuoteChar"/>
    <w:uiPriority w:val="29"/>
    <w:qFormat/>
    <w:rsid w:val="005242EF"/>
    <w:rPr>
      <w:i/>
      <w:iCs/>
    </w:rPr>
  </w:style>
  <w:style w:type="character" w:customStyle="1" w:styleId="QuoteChar">
    <w:name w:val="Quote Char"/>
    <w:basedOn w:val="DefaultParagraphFont"/>
    <w:link w:val="Quote"/>
    <w:uiPriority w:val="29"/>
    <w:rsid w:val="005242EF"/>
    <w:rPr>
      <w:i/>
      <w:iCs/>
    </w:rPr>
  </w:style>
  <w:style w:type="paragraph" w:styleId="IntenseQuote">
    <w:name w:val="Intense Quote"/>
    <w:basedOn w:val="Normal"/>
    <w:next w:val="Normal"/>
    <w:link w:val="IntenseQuoteChar"/>
    <w:uiPriority w:val="30"/>
    <w:qFormat/>
    <w:rsid w:val="005242EF"/>
    <w:pPr>
      <w:pBdr>
        <w:top w:val="dotted" w:sz="2" w:space="10" w:color="3C622A" w:themeColor="accent2" w:themeShade="80"/>
        <w:bottom w:val="dotted" w:sz="2" w:space="4" w:color="3C622A" w:themeColor="accent2" w:themeShade="80"/>
      </w:pBdr>
      <w:spacing w:before="160" w:line="300" w:lineRule="auto"/>
      <w:ind w:left="1440" w:right="1440"/>
    </w:pPr>
    <w:rPr>
      <w:caps/>
      <w:color w:val="3B6129" w:themeColor="accent2" w:themeShade="7F"/>
      <w:spacing w:val="5"/>
      <w:sz w:val="20"/>
      <w:szCs w:val="20"/>
    </w:rPr>
  </w:style>
  <w:style w:type="character" w:customStyle="1" w:styleId="IntenseQuoteChar">
    <w:name w:val="Intense Quote Char"/>
    <w:basedOn w:val="DefaultParagraphFont"/>
    <w:link w:val="IntenseQuote"/>
    <w:uiPriority w:val="30"/>
    <w:rsid w:val="005242EF"/>
    <w:rPr>
      <w:caps/>
      <w:color w:val="3B6129" w:themeColor="accent2" w:themeShade="7F"/>
      <w:spacing w:val="5"/>
      <w:sz w:val="20"/>
      <w:szCs w:val="20"/>
    </w:rPr>
  </w:style>
  <w:style w:type="character" w:styleId="SubtleReference">
    <w:name w:val="Subtle Reference"/>
    <w:basedOn w:val="DefaultParagraphFont"/>
    <w:uiPriority w:val="31"/>
    <w:qFormat/>
    <w:rsid w:val="005242EF"/>
    <w:rPr>
      <w:rFonts w:asciiTheme="minorHAnsi" w:eastAsiaTheme="minorEastAsia" w:hAnsiTheme="minorHAnsi" w:cstheme="minorBidi"/>
      <w:i/>
      <w:iCs/>
      <w:color w:val="3B6129" w:themeColor="accent2" w:themeShade="7F"/>
    </w:rPr>
  </w:style>
  <w:style w:type="character" w:styleId="IntenseReference">
    <w:name w:val="Intense Reference"/>
    <w:uiPriority w:val="32"/>
    <w:qFormat/>
    <w:rsid w:val="005242EF"/>
    <w:rPr>
      <w:rFonts w:asciiTheme="minorHAnsi" w:eastAsiaTheme="minorEastAsia" w:hAnsiTheme="minorHAnsi" w:cstheme="minorBidi"/>
      <w:b/>
      <w:bCs/>
      <w:i/>
      <w:iCs/>
      <w:color w:val="3B6129" w:themeColor="accent2" w:themeShade="7F"/>
    </w:rPr>
  </w:style>
  <w:style w:type="character" w:styleId="BookTitle">
    <w:name w:val="Book Title"/>
    <w:uiPriority w:val="33"/>
    <w:qFormat/>
    <w:rsid w:val="005242EF"/>
    <w:rPr>
      <w:caps/>
      <w:color w:val="3B6129" w:themeColor="accent2" w:themeShade="7F"/>
      <w:spacing w:val="5"/>
      <w:u w:color="3B6129" w:themeColor="accent2" w:themeShade="7F"/>
    </w:rPr>
  </w:style>
  <w:style w:type="paragraph" w:styleId="ListParagraph">
    <w:name w:val="List Paragraph"/>
    <w:basedOn w:val="Normal"/>
    <w:uiPriority w:val="34"/>
    <w:qFormat/>
    <w:rsid w:val="005242EF"/>
    <w:pPr>
      <w:ind w:left="720"/>
      <w:contextualSpacing/>
    </w:pPr>
  </w:style>
  <w:style w:type="paragraph" w:styleId="Caption">
    <w:name w:val="caption"/>
    <w:basedOn w:val="Normal"/>
    <w:next w:val="Normal"/>
    <w:uiPriority w:val="35"/>
    <w:semiHidden/>
    <w:unhideWhenUsed/>
    <w:qFormat/>
    <w:rsid w:val="005242EF"/>
    <w:rPr>
      <w:caps/>
      <w:spacing w:val="10"/>
      <w:sz w:val="18"/>
      <w:szCs w:val="18"/>
    </w:rPr>
  </w:style>
  <w:style w:type="paragraph" w:styleId="Bibliography">
    <w:name w:val="Bibliography"/>
    <w:basedOn w:val="Normal"/>
    <w:next w:val="Normal"/>
    <w:uiPriority w:val="37"/>
    <w:semiHidden/>
    <w:rsid w:val="00A87F28"/>
  </w:style>
  <w:style w:type="paragraph" w:styleId="BlockText">
    <w:name w:val="Block Text"/>
    <w:basedOn w:val="Normal"/>
    <w:uiPriority w:val="99"/>
    <w:semiHidden/>
    <w:rsid w:val="00A87F28"/>
    <w:pPr>
      <w:pBdr>
        <w:top w:val="dotted" w:sz="4" w:space="10" w:color="auto"/>
        <w:left w:val="dotted" w:sz="4" w:space="10" w:color="auto"/>
        <w:bottom w:val="dotted" w:sz="4" w:space="10" w:color="auto"/>
        <w:right w:val="dotted" w:sz="4" w:space="10" w:color="auto"/>
      </w:pBdr>
      <w:ind w:left="1152" w:right="1152"/>
    </w:pPr>
    <w:rPr>
      <w:b/>
      <w:iCs/>
      <w:color w:val="27AFA3" w:themeColor="accent1"/>
    </w:rPr>
  </w:style>
  <w:style w:type="paragraph" w:styleId="BodyText">
    <w:name w:val="Body Text"/>
    <w:basedOn w:val="MisysTextBody"/>
    <w:next w:val="MisysTextBody"/>
    <w:link w:val="BodyTextChar"/>
    <w:uiPriority w:val="99"/>
    <w:semiHidden/>
    <w:rsid w:val="00A87F28"/>
  </w:style>
  <w:style w:type="character" w:customStyle="1" w:styleId="BodyTextChar">
    <w:name w:val="Body Text Char"/>
    <w:basedOn w:val="DefaultParagraphFont"/>
    <w:link w:val="BodyText"/>
    <w:uiPriority w:val="99"/>
    <w:semiHidden/>
    <w:rsid w:val="002835DF"/>
    <w:rPr>
      <w:rFonts w:asciiTheme="majorHAnsi" w:hAnsiTheme="majorHAnsi" w:cstheme="majorHAnsi"/>
    </w:rPr>
  </w:style>
  <w:style w:type="paragraph" w:styleId="BodyText2">
    <w:name w:val="Body Text 2"/>
    <w:basedOn w:val="MisysTextBody"/>
    <w:link w:val="BodyText2Char"/>
    <w:uiPriority w:val="99"/>
    <w:rsid w:val="00A87F28"/>
    <w:pPr>
      <w:spacing w:line="480" w:lineRule="auto"/>
    </w:pPr>
    <w:rPr>
      <w:sz w:val="16"/>
    </w:rPr>
  </w:style>
  <w:style w:type="character" w:customStyle="1" w:styleId="BodyText2Char">
    <w:name w:val="Body Text 2 Char"/>
    <w:basedOn w:val="DefaultParagraphFont"/>
    <w:link w:val="BodyText2"/>
    <w:uiPriority w:val="99"/>
    <w:rsid w:val="002835DF"/>
    <w:rPr>
      <w:rFonts w:asciiTheme="majorHAnsi" w:hAnsiTheme="majorHAnsi" w:cstheme="majorHAnsi"/>
      <w:sz w:val="16"/>
    </w:rPr>
  </w:style>
  <w:style w:type="paragraph" w:styleId="BodyText3">
    <w:name w:val="Body Text 3"/>
    <w:basedOn w:val="MisysTextBody"/>
    <w:link w:val="BodyText3Char"/>
    <w:uiPriority w:val="99"/>
    <w:rsid w:val="00A87F28"/>
    <w:rPr>
      <w:i/>
      <w:sz w:val="16"/>
      <w:szCs w:val="16"/>
    </w:rPr>
  </w:style>
  <w:style w:type="character" w:customStyle="1" w:styleId="BodyText3Char">
    <w:name w:val="Body Text 3 Char"/>
    <w:basedOn w:val="DefaultParagraphFont"/>
    <w:link w:val="BodyText3"/>
    <w:uiPriority w:val="99"/>
    <w:rsid w:val="002835DF"/>
    <w:rPr>
      <w:rFonts w:asciiTheme="majorHAnsi" w:hAnsiTheme="majorHAnsi" w:cstheme="majorHAnsi"/>
      <w:i/>
      <w:sz w:val="16"/>
      <w:szCs w:val="16"/>
    </w:rPr>
  </w:style>
  <w:style w:type="paragraph" w:styleId="BodyTextFirstIndent">
    <w:name w:val="Body Text First Indent"/>
    <w:basedOn w:val="MisysTextBody"/>
    <w:link w:val="BodyTextFirstIndentChar"/>
    <w:uiPriority w:val="99"/>
    <w:semiHidden/>
    <w:rsid w:val="00A87F28"/>
    <w:pPr>
      <w:tabs>
        <w:tab w:val="clear" w:pos="3680"/>
      </w:tabs>
      <w:spacing w:after="0"/>
      <w:ind w:firstLine="360"/>
    </w:pPr>
    <w:rPr>
      <w:rFonts w:cstheme="minorBidi"/>
    </w:rPr>
  </w:style>
  <w:style w:type="character" w:customStyle="1" w:styleId="BodyTextFirstIndentChar">
    <w:name w:val="Body Text First Indent Char"/>
    <w:basedOn w:val="BodyTextChar"/>
    <w:link w:val="BodyTextFirstIndent"/>
    <w:uiPriority w:val="99"/>
    <w:semiHidden/>
    <w:rsid w:val="002835DF"/>
    <w:rPr>
      <w:rFonts w:asciiTheme="majorHAnsi" w:hAnsiTheme="majorHAnsi" w:cstheme="majorHAnsi"/>
      <w:szCs w:val="22"/>
    </w:rPr>
  </w:style>
  <w:style w:type="paragraph" w:styleId="BodyTextIndent">
    <w:name w:val="Body Text Indent"/>
    <w:basedOn w:val="MisysTextBody"/>
    <w:link w:val="BodyTextIndentChar"/>
    <w:uiPriority w:val="99"/>
    <w:semiHidden/>
    <w:rsid w:val="00051F98"/>
    <w:pPr>
      <w:ind w:left="283"/>
    </w:pPr>
  </w:style>
  <w:style w:type="character" w:customStyle="1" w:styleId="BodyTextIndentChar">
    <w:name w:val="Body Text Indent Char"/>
    <w:basedOn w:val="DefaultParagraphFont"/>
    <w:link w:val="BodyTextIndent"/>
    <w:uiPriority w:val="99"/>
    <w:semiHidden/>
    <w:rsid w:val="002835DF"/>
    <w:rPr>
      <w:rFonts w:asciiTheme="majorHAnsi" w:hAnsiTheme="majorHAnsi" w:cstheme="majorHAnsi"/>
    </w:rPr>
  </w:style>
  <w:style w:type="paragraph" w:styleId="BodyTextFirstIndent2">
    <w:name w:val="Body Text First Indent 2"/>
    <w:basedOn w:val="MisysTextBody"/>
    <w:link w:val="BodyTextFirstIndent2Char"/>
    <w:uiPriority w:val="99"/>
    <w:semiHidden/>
    <w:rsid w:val="00051F98"/>
    <w:pPr>
      <w:spacing w:after="0"/>
      <w:ind w:firstLine="360"/>
    </w:pPr>
  </w:style>
  <w:style w:type="character" w:customStyle="1" w:styleId="BodyTextFirstIndent2Char">
    <w:name w:val="Body Text First Indent 2 Char"/>
    <w:basedOn w:val="BodyTextIndentChar"/>
    <w:link w:val="BodyTextFirstIndent2"/>
    <w:uiPriority w:val="99"/>
    <w:semiHidden/>
    <w:rsid w:val="002835DF"/>
    <w:rPr>
      <w:rFonts w:asciiTheme="majorHAnsi" w:hAnsiTheme="majorHAnsi" w:cstheme="majorHAnsi"/>
    </w:rPr>
  </w:style>
  <w:style w:type="paragraph" w:styleId="BodyTextIndent2">
    <w:name w:val="Body Text Indent 2"/>
    <w:basedOn w:val="MisysTextBody"/>
    <w:link w:val="BodyTextIndent2Char"/>
    <w:uiPriority w:val="99"/>
    <w:semiHidden/>
    <w:rsid w:val="00051F98"/>
    <w:pPr>
      <w:spacing w:line="480" w:lineRule="auto"/>
      <w:ind w:left="283"/>
    </w:pPr>
    <w:rPr>
      <w:sz w:val="16"/>
    </w:rPr>
  </w:style>
  <w:style w:type="character" w:customStyle="1" w:styleId="BodyTextIndent2Char">
    <w:name w:val="Body Text Indent 2 Char"/>
    <w:basedOn w:val="DefaultParagraphFont"/>
    <w:link w:val="BodyTextIndent2"/>
    <w:uiPriority w:val="99"/>
    <w:semiHidden/>
    <w:rsid w:val="002835DF"/>
    <w:rPr>
      <w:rFonts w:asciiTheme="majorHAnsi" w:hAnsiTheme="majorHAnsi" w:cstheme="majorHAnsi"/>
      <w:sz w:val="16"/>
    </w:rPr>
  </w:style>
  <w:style w:type="paragraph" w:styleId="BodyTextIndent3">
    <w:name w:val="Body Text Indent 3"/>
    <w:basedOn w:val="MisysTextBody"/>
    <w:link w:val="BodyTextIndent3Char"/>
    <w:uiPriority w:val="99"/>
    <w:semiHidden/>
    <w:rsid w:val="00051F98"/>
    <w:pPr>
      <w:ind w:left="283"/>
    </w:pPr>
    <w:rPr>
      <w:sz w:val="14"/>
      <w:szCs w:val="16"/>
    </w:rPr>
  </w:style>
  <w:style w:type="character" w:customStyle="1" w:styleId="BodyTextIndent3Char">
    <w:name w:val="Body Text Indent 3 Char"/>
    <w:basedOn w:val="DefaultParagraphFont"/>
    <w:link w:val="BodyTextIndent3"/>
    <w:uiPriority w:val="99"/>
    <w:semiHidden/>
    <w:rsid w:val="002835DF"/>
    <w:rPr>
      <w:rFonts w:asciiTheme="majorHAnsi" w:hAnsiTheme="majorHAnsi" w:cstheme="majorHAnsi"/>
      <w:sz w:val="14"/>
      <w:szCs w:val="16"/>
    </w:rPr>
  </w:style>
  <w:style w:type="paragraph" w:styleId="Closing">
    <w:name w:val="Closing"/>
    <w:basedOn w:val="MisysTextBody"/>
    <w:link w:val="ClosingChar"/>
    <w:uiPriority w:val="99"/>
    <w:semiHidden/>
    <w:rsid w:val="00051F98"/>
    <w:pPr>
      <w:ind w:left="4252"/>
    </w:pPr>
    <w:rPr>
      <w:b/>
      <w:color w:val="155A58" w:themeColor="text2" w:themeShade="80"/>
    </w:rPr>
  </w:style>
  <w:style w:type="character" w:customStyle="1" w:styleId="ClosingChar">
    <w:name w:val="Closing Char"/>
    <w:basedOn w:val="DefaultParagraphFont"/>
    <w:link w:val="Closing"/>
    <w:uiPriority w:val="99"/>
    <w:semiHidden/>
    <w:rsid w:val="002835DF"/>
    <w:rPr>
      <w:rFonts w:asciiTheme="majorHAnsi" w:hAnsiTheme="majorHAnsi" w:cstheme="majorHAnsi"/>
      <w:b/>
      <w:color w:val="155A58" w:themeColor="text2" w:themeShade="80"/>
    </w:rPr>
  </w:style>
  <w:style w:type="paragraph" w:styleId="Date">
    <w:name w:val="Date"/>
    <w:basedOn w:val="Normal"/>
    <w:next w:val="Normal"/>
    <w:link w:val="DateChar"/>
    <w:uiPriority w:val="99"/>
    <w:semiHidden/>
    <w:rsid w:val="00051F98"/>
  </w:style>
  <w:style w:type="character" w:customStyle="1" w:styleId="DateChar">
    <w:name w:val="Date Char"/>
    <w:basedOn w:val="DefaultParagraphFont"/>
    <w:link w:val="Date"/>
    <w:uiPriority w:val="99"/>
    <w:semiHidden/>
    <w:rsid w:val="002835DF"/>
  </w:style>
  <w:style w:type="paragraph" w:styleId="DocumentMap">
    <w:name w:val="Document Map"/>
    <w:basedOn w:val="Normal"/>
    <w:link w:val="DocumentMapChar"/>
    <w:uiPriority w:val="99"/>
    <w:semiHidden/>
    <w:rsid w:val="00051F98"/>
    <w:rPr>
      <w:rFonts w:cs="Tahoma"/>
      <w:sz w:val="16"/>
      <w:szCs w:val="16"/>
    </w:rPr>
  </w:style>
  <w:style w:type="character" w:customStyle="1" w:styleId="DocumentMapChar">
    <w:name w:val="Document Map Char"/>
    <w:basedOn w:val="DefaultParagraphFont"/>
    <w:link w:val="DocumentMap"/>
    <w:uiPriority w:val="99"/>
    <w:semiHidden/>
    <w:rsid w:val="002835DF"/>
    <w:rPr>
      <w:rFonts w:cs="Tahoma"/>
      <w:color w:val="auto"/>
      <w:sz w:val="16"/>
      <w:szCs w:val="16"/>
    </w:rPr>
  </w:style>
  <w:style w:type="paragraph" w:styleId="E-mailSignature">
    <w:name w:val="E-mail Signature"/>
    <w:basedOn w:val="Normal"/>
    <w:link w:val="E-mailSignatureChar"/>
    <w:uiPriority w:val="99"/>
    <w:semiHidden/>
    <w:rsid w:val="00051F98"/>
  </w:style>
  <w:style w:type="character" w:customStyle="1" w:styleId="E-mailSignatureChar">
    <w:name w:val="E-mail Signature Char"/>
    <w:basedOn w:val="DefaultParagraphFont"/>
    <w:link w:val="E-mailSignature"/>
    <w:uiPriority w:val="99"/>
    <w:semiHidden/>
    <w:rsid w:val="002835DF"/>
  </w:style>
  <w:style w:type="character" w:styleId="EndnoteReference">
    <w:name w:val="endnote reference"/>
    <w:basedOn w:val="DefaultParagraphFont"/>
    <w:uiPriority w:val="99"/>
    <w:semiHidden/>
    <w:rsid w:val="00051F98"/>
    <w:rPr>
      <w:rFonts w:asciiTheme="minorHAnsi" w:hAnsiTheme="minorHAnsi"/>
      <w:b/>
      <w:color w:val="155A58" w:themeColor="text2" w:themeShade="80"/>
      <w:sz w:val="16"/>
      <w:vertAlign w:val="superscript"/>
    </w:rPr>
  </w:style>
  <w:style w:type="paragraph" w:styleId="EndnoteText">
    <w:name w:val="endnote text"/>
    <w:basedOn w:val="Normal"/>
    <w:link w:val="EndnoteTextChar"/>
    <w:uiPriority w:val="99"/>
    <w:semiHidden/>
    <w:rsid w:val="00051F98"/>
    <w:rPr>
      <w:sz w:val="16"/>
    </w:rPr>
  </w:style>
  <w:style w:type="character" w:customStyle="1" w:styleId="EndnoteTextChar">
    <w:name w:val="Endnote Text Char"/>
    <w:basedOn w:val="DefaultParagraphFont"/>
    <w:link w:val="EndnoteText"/>
    <w:uiPriority w:val="99"/>
    <w:semiHidden/>
    <w:rsid w:val="002835DF"/>
    <w:rPr>
      <w:sz w:val="16"/>
    </w:rPr>
  </w:style>
  <w:style w:type="paragraph" w:styleId="EnvelopeAddress">
    <w:name w:val="envelope address"/>
    <w:basedOn w:val="Normal"/>
    <w:uiPriority w:val="99"/>
    <w:semiHidden/>
    <w:rsid w:val="00051F98"/>
    <w:pPr>
      <w:framePr w:w="7920" w:h="1980" w:hRule="exact" w:hSpace="180" w:wrap="auto" w:hAnchor="page" w:xAlign="center" w:yAlign="bottom"/>
      <w:ind w:left="2880"/>
    </w:pPr>
    <w:rPr>
      <w:sz w:val="24"/>
      <w:szCs w:val="24"/>
    </w:rPr>
  </w:style>
  <w:style w:type="character" w:styleId="FootnoteReference">
    <w:name w:val="footnote reference"/>
    <w:basedOn w:val="DefaultParagraphFont"/>
    <w:uiPriority w:val="99"/>
    <w:semiHidden/>
    <w:rsid w:val="00051F98"/>
    <w:rPr>
      <w:rFonts w:asciiTheme="minorHAnsi" w:hAnsiTheme="minorHAnsi"/>
      <w:b/>
      <w:sz w:val="20"/>
      <w:vertAlign w:val="superscript"/>
    </w:rPr>
  </w:style>
  <w:style w:type="paragraph" w:styleId="FootnoteText">
    <w:name w:val="footnote text"/>
    <w:basedOn w:val="Normal"/>
    <w:link w:val="FootnoteTextChar"/>
    <w:uiPriority w:val="99"/>
    <w:semiHidden/>
    <w:rsid w:val="00051F98"/>
  </w:style>
  <w:style w:type="character" w:customStyle="1" w:styleId="FootnoteTextChar">
    <w:name w:val="Footnote Text Char"/>
    <w:basedOn w:val="DefaultParagraphFont"/>
    <w:link w:val="FootnoteText"/>
    <w:uiPriority w:val="99"/>
    <w:semiHidden/>
    <w:rsid w:val="002835DF"/>
  </w:style>
  <w:style w:type="character" w:styleId="HTMLAcronym">
    <w:name w:val="HTML Acronym"/>
    <w:basedOn w:val="DefaultParagraphFont"/>
    <w:uiPriority w:val="99"/>
    <w:semiHidden/>
    <w:rsid w:val="00051F98"/>
    <w:rPr>
      <w:rFonts w:asciiTheme="minorHAnsi" w:hAnsiTheme="minorHAnsi"/>
      <w:sz w:val="20"/>
    </w:rPr>
  </w:style>
  <w:style w:type="paragraph" w:styleId="HTMLAddress">
    <w:name w:val="HTML Address"/>
    <w:basedOn w:val="Normal"/>
    <w:link w:val="HTMLAddressChar"/>
    <w:uiPriority w:val="99"/>
    <w:semiHidden/>
    <w:rsid w:val="00051F98"/>
    <w:rPr>
      <w:i/>
      <w:iCs/>
    </w:rPr>
  </w:style>
  <w:style w:type="character" w:customStyle="1" w:styleId="HTMLAddressChar">
    <w:name w:val="HTML Address Char"/>
    <w:basedOn w:val="DefaultParagraphFont"/>
    <w:link w:val="HTMLAddress"/>
    <w:uiPriority w:val="99"/>
    <w:semiHidden/>
    <w:rsid w:val="002835DF"/>
    <w:rPr>
      <w:i/>
      <w:iCs/>
    </w:rPr>
  </w:style>
  <w:style w:type="character" w:styleId="HTMLCite">
    <w:name w:val="HTML Cite"/>
    <w:basedOn w:val="DefaultParagraphFont"/>
    <w:uiPriority w:val="99"/>
    <w:semiHidden/>
    <w:rsid w:val="00051F98"/>
    <w:rPr>
      <w:rFonts w:asciiTheme="minorHAnsi" w:hAnsiTheme="minorHAnsi"/>
      <w:i/>
      <w:iCs/>
      <w:sz w:val="20"/>
    </w:rPr>
  </w:style>
  <w:style w:type="character" w:styleId="HTMLCode">
    <w:name w:val="HTML Code"/>
    <w:basedOn w:val="DefaultParagraphFont"/>
    <w:uiPriority w:val="99"/>
    <w:semiHidden/>
    <w:rsid w:val="00051F98"/>
    <w:rPr>
      <w:rFonts w:asciiTheme="minorHAnsi" w:hAnsiTheme="minorHAnsi" w:cs="Consolas"/>
      <w:color w:val="ACACAC" w:themeColor="text1" w:themeTint="66"/>
      <w:sz w:val="20"/>
      <w:szCs w:val="20"/>
    </w:rPr>
  </w:style>
  <w:style w:type="character" w:styleId="HTMLDefinition">
    <w:name w:val="HTML Definition"/>
    <w:basedOn w:val="DefaultParagraphFont"/>
    <w:uiPriority w:val="99"/>
    <w:semiHidden/>
    <w:rsid w:val="00051F98"/>
    <w:rPr>
      <w:i/>
      <w:iCs/>
      <w:color w:val="838383" w:themeColor="text1" w:themeTint="99"/>
    </w:rPr>
  </w:style>
  <w:style w:type="paragraph" w:styleId="Index1">
    <w:name w:val="index 1"/>
    <w:basedOn w:val="Normal"/>
    <w:next w:val="Normal"/>
    <w:autoRedefine/>
    <w:uiPriority w:val="99"/>
    <w:semiHidden/>
    <w:rsid w:val="00051F98"/>
    <w:pPr>
      <w:ind w:left="200" w:hanging="200"/>
    </w:pPr>
  </w:style>
  <w:style w:type="paragraph" w:styleId="IndexHeading">
    <w:name w:val="index heading"/>
    <w:basedOn w:val="Normal"/>
    <w:next w:val="Index1"/>
    <w:uiPriority w:val="99"/>
    <w:semiHidden/>
    <w:rsid w:val="00051F98"/>
    <w:rPr>
      <w:b/>
      <w:bCs/>
      <w:color w:val="2AB5B2" w:themeColor="text2"/>
    </w:rPr>
  </w:style>
  <w:style w:type="character" w:styleId="LineNumber">
    <w:name w:val="line number"/>
    <w:basedOn w:val="DefaultParagraphFont"/>
    <w:uiPriority w:val="99"/>
    <w:semiHidden/>
    <w:rsid w:val="00051F98"/>
    <w:rPr>
      <w:rFonts w:asciiTheme="minorHAnsi" w:hAnsiTheme="minorHAnsi"/>
      <w:sz w:val="20"/>
    </w:rPr>
  </w:style>
  <w:style w:type="paragraph" w:styleId="MessageHeader">
    <w:name w:val="Message Header"/>
    <w:basedOn w:val="Normal"/>
    <w:link w:val="MessageHeaderChar"/>
    <w:uiPriority w:val="99"/>
    <w:semiHidden/>
    <w:rsid w:val="00051F98"/>
    <w:pPr>
      <w:pBdr>
        <w:top w:val="dotted" w:sz="4" w:space="1" w:color="D5D5D5" w:themeColor="text1" w:themeTint="33"/>
        <w:left w:val="dotted" w:sz="4" w:space="1" w:color="D5D5D5" w:themeColor="text1" w:themeTint="33"/>
        <w:bottom w:val="dotted" w:sz="4" w:space="1" w:color="D5D5D5" w:themeColor="text1" w:themeTint="33"/>
        <w:right w:val="dotted" w:sz="4" w:space="1" w:color="D5D5D5" w:themeColor="text1" w:themeTint="33"/>
      </w:pBdr>
      <w:shd w:val="pct20" w:color="auto" w:fill="auto"/>
      <w:ind w:left="1134" w:hanging="1134"/>
    </w:pPr>
    <w:rPr>
      <w:b/>
      <w:sz w:val="24"/>
      <w:szCs w:val="24"/>
    </w:rPr>
  </w:style>
  <w:style w:type="character" w:customStyle="1" w:styleId="MessageHeaderChar">
    <w:name w:val="Message Header Char"/>
    <w:basedOn w:val="DefaultParagraphFont"/>
    <w:link w:val="MessageHeader"/>
    <w:uiPriority w:val="99"/>
    <w:semiHidden/>
    <w:rsid w:val="002835DF"/>
    <w:rPr>
      <w:rFonts w:asciiTheme="majorHAnsi" w:eastAsiaTheme="majorEastAsia" w:hAnsiTheme="majorHAnsi" w:cstheme="majorBidi"/>
      <w:b/>
      <w:sz w:val="24"/>
      <w:szCs w:val="24"/>
      <w:shd w:val="pct20" w:color="auto" w:fill="auto"/>
    </w:rPr>
  </w:style>
  <w:style w:type="paragraph" w:styleId="NormalWeb">
    <w:name w:val="Normal (Web)"/>
    <w:basedOn w:val="Normal"/>
    <w:uiPriority w:val="99"/>
    <w:semiHidden/>
    <w:rsid w:val="00051F98"/>
    <w:rPr>
      <w:rFonts w:cs="Times New Roman"/>
      <w:sz w:val="24"/>
      <w:szCs w:val="24"/>
    </w:rPr>
  </w:style>
  <w:style w:type="character" w:styleId="PageNumber">
    <w:name w:val="page number"/>
    <w:basedOn w:val="DefaultParagraphFont"/>
    <w:uiPriority w:val="99"/>
    <w:semiHidden/>
    <w:rsid w:val="00051F98"/>
    <w:rPr>
      <w:rFonts w:asciiTheme="minorHAnsi" w:hAnsiTheme="minorHAnsi"/>
      <w:sz w:val="20"/>
    </w:rPr>
  </w:style>
  <w:style w:type="paragraph" w:styleId="PlainText">
    <w:name w:val="Plain Text"/>
    <w:basedOn w:val="Normal"/>
    <w:link w:val="PlainTextChar"/>
    <w:uiPriority w:val="99"/>
    <w:semiHidden/>
    <w:rsid w:val="00051F98"/>
    <w:rPr>
      <w:rFonts w:cs="Consolas"/>
      <w:szCs w:val="21"/>
    </w:rPr>
  </w:style>
  <w:style w:type="character" w:customStyle="1" w:styleId="PlainTextChar">
    <w:name w:val="Plain Text Char"/>
    <w:basedOn w:val="DefaultParagraphFont"/>
    <w:link w:val="PlainText"/>
    <w:uiPriority w:val="99"/>
    <w:semiHidden/>
    <w:rsid w:val="002835DF"/>
    <w:rPr>
      <w:rFonts w:cs="Consolas"/>
      <w:szCs w:val="21"/>
    </w:rPr>
  </w:style>
  <w:style w:type="paragraph" w:styleId="Salutation">
    <w:name w:val="Salutation"/>
    <w:basedOn w:val="Normal"/>
    <w:next w:val="Normal"/>
    <w:link w:val="SalutationChar"/>
    <w:uiPriority w:val="99"/>
    <w:semiHidden/>
    <w:rsid w:val="00051F98"/>
  </w:style>
  <w:style w:type="character" w:customStyle="1" w:styleId="SalutationChar">
    <w:name w:val="Salutation Char"/>
    <w:basedOn w:val="DefaultParagraphFont"/>
    <w:link w:val="Salutation"/>
    <w:uiPriority w:val="99"/>
    <w:semiHidden/>
    <w:rsid w:val="002835DF"/>
  </w:style>
  <w:style w:type="paragraph" w:styleId="Signature">
    <w:name w:val="Signature"/>
    <w:basedOn w:val="Normal"/>
    <w:link w:val="SignatureChar"/>
    <w:uiPriority w:val="99"/>
    <w:semiHidden/>
    <w:rsid w:val="009E394A"/>
    <w:pPr>
      <w:ind w:left="4252"/>
    </w:pPr>
    <w:rPr>
      <w:i/>
    </w:rPr>
  </w:style>
  <w:style w:type="character" w:customStyle="1" w:styleId="SignatureChar">
    <w:name w:val="Signature Char"/>
    <w:basedOn w:val="DefaultParagraphFont"/>
    <w:link w:val="Signature"/>
    <w:uiPriority w:val="99"/>
    <w:semiHidden/>
    <w:rsid w:val="002835DF"/>
    <w:rPr>
      <w:i/>
    </w:rPr>
  </w:style>
  <w:style w:type="paragraph" w:customStyle="1" w:styleId="MisysTextBodyBulletPointLv3">
    <w:name w:val="Misys Text: Body Bullet Point Lv3"/>
    <w:basedOn w:val="MisysTextBodyBulletPointLv2"/>
    <w:autoRedefine/>
    <w:rsid w:val="005860BA"/>
    <w:pPr>
      <w:numPr>
        <w:numId w:val="5"/>
      </w:numPr>
      <w:ind w:left="851" w:hanging="284"/>
    </w:pPr>
  </w:style>
  <w:style w:type="paragraph" w:customStyle="1" w:styleId="MisysTextBodyBulletPointLv4">
    <w:name w:val="Misys Text: Body Bullet Point Lv4"/>
    <w:basedOn w:val="MisysTextBodyBulletPointLv3"/>
    <w:autoRedefine/>
    <w:rsid w:val="005860BA"/>
    <w:pPr>
      <w:numPr>
        <w:numId w:val="6"/>
      </w:numPr>
    </w:pPr>
  </w:style>
  <w:style w:type="table" w:styleId="MediumShading1-Accent4">
    <w:name w:val="Medium Shading 1 Accent 4"/>
    <w:basedOn w:val="TableNormal"/>
    <w:uiPriority w:val="63"/>
    <w:rsid w:val="00067C78"/>
    <w:pPr>
      <w:spacing w:after="0" w:line="240" w:lineRule="auto"/>
    </w:pPr>
    <w:tblPr>
      <w:tblStyleRowBandSize w:val="1"/>
      <w:tblStyleColBandSize w:val="1"/>
      <w:tblBorders>
        <w:top w:val="single" w:sz="8" w:space="0" w:color="A499C8" w:themeColor="accent4" w:themeTint="BF"/>
        <w:left w:val="single" w:sz="8" w:space="0" w:color="A499C8" w:themeColor="accent4" w:themeTint="BF"/>
        <w:bottom w:val="single" w:sz="8" w:space="0" w:color="A499C8" w:themeColor="accent4" w:themeTint="BF"/>
        <w:right w:val="single" w:sz="8" w:space="0" w:color="A499C8" w:themeColor="accent4" w:themeTint="BF"/>
        <w:insideH w:val="single" w:sz="8" w:space="0" w:color="A499C8" w:themeColor="accent4" w:themeTint="BF"/>
      </w:tblBorders>
    </w:tblPr>
    <w:tblStylePr w:type="firstRow">
      <w:pPr>
        <w:spacing w:before="0" w:after="0" w:line="240" w:lineRule="auto"/>
      </w:pPr>
      <w:rPr>
        <w:b/>
        <w:bCs/>
        <w:color w:val="FFFFFF" w:themeColor="background1"/>
      </w:rPr>
      <w:tblPr/>
      <w:tcPr>
        <w:tcBorders>
          <w:top w:val="single" w:sz="8" w:space="0" w:color="A499C8" w:themeColor="accent4" w:themeTint="BF"/>
          <w:left w:val="single" w:sz="8" w:space="0" w:color="A499C8" w:themeColor="accent4" w:themeTint="BF"/>
          <w:bottom w:val="single" w:sz="8" w:space="0" w:color="A499C8" w:themeColor="accent4" w:themeTint="BF"/>
          <w:right w:val="single" w:sz="8" w:space="0" w:color="A499C8" w:themeColor="accent4" w:themeTint="BF"/>
          <w:insideH w:val="nil"/>
          <w:insideV w:val="nil"/>
        </w:tcBorders>
        <w:shd w:val="clear" w:color="auto" w:fill="8678B6" w:themeFill="accent4"/>
      </w:tcPr>
    </w:tblStylePr>
    <w:tblStylePr w:type="lastRow">
      <w:pPr>
        <w:spacing w:before="0" w:after="0" w:line="240" w:lineRule="auto"/>
      </w:pPr>
      <w:rPr>
        <w:b/>
        <w:bCs/>
      </w:rPr>
      <w:tblPr/>
      <w:tcPr>
        <w:tcBorders>
          <w:top w:val="double" w:sz="6" w:space="0" w:color="A499C8" w:themeColor="accent4" w:themeTint="BF"/>
          <w:left w:val="single" w:sz="8" w:space="0" w:color="A499C8" w:themeColor="accent4" w:themeTint="BF"/>
          <w:bottom w:val="single" w:sz="8" w:space="0" w:color="A499C8" w:themeColor="accent4" w:themeTint="BF"/>
          <w:right w:val="single" w:sz="8" w:space="0" w:color="A499C8" w:themeColor="accent4" w:themeTint="BF"/>
          <w:insideH w:val="nil"/>
          <w:insideV w:val="nil"/>
        </w:tcBorders>
      </w:tcPr>
    </w:tblStylePr>
    <w:tblStylePr w:type="firstCol">
      <w:rPr>
        <w:b/>
        <w:bCs/>
      </w:rPr>
    </w:tblStylePr>
    <w:tblStylePr w:type="lastCol">
      <w:rPr>
        <w:b/>
        <w:bCs/>
      </w:rPr>
    </w:tblStylePr>
    <w:tblStylePr w:type="band1Vert">
      <w:tblPr/>
      <w:tcPr>
        <w:shd w:val="clear" w:color="auto" w:fill="E0DDED" w:themeFill="accent4" w:themeFillTint="3F"/>
      </w:tcPr>
    </w:tblStylePr>
    <w:tblStylePr w:type="band1Horz">
      <w:tblPr/>
      <w:tcPr>
        <w:tcBorders>
          <w:insideH w:val="nil"/>
          <w:insideV w:val="nil"/>
        </w:tcBorders>
        <w:shd w:val="clear" w:color="auto" w:fill="E0DDED" w:themeFill="accent4" w:themeFillTint="3F"/>
      </w:tcPr>
    </w:tblStylePr>
    <w:tblStylePr w:type="band2Horz">
      <w:tblPr/>
      <w:tcPr>
        <w:tcBorders>
          <w:insideH w:val="nil"/>
          <w:insideV w:val="nil"/>
        </w:tcBorders>
      </w:tcPr>
    </w:tblStylePr>
  </w:style>
  <w:style w:type="table" w:styleId="MediumGrid3-Accent4">
    <w:name w:val="Medium Grid 3 Accent 4"/>
    <w:basedOn w:val="TableNormal"/>
    <w:uiPriority w:val="69"/>
    <w:rsid w:val="00F07F2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DD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678B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678B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678B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678B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2BBDA"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2BBDA" w:themeFill="accent4" w:themeFillTint="7F"/>
      </w:tcPr>
    </w:tblStylePr>
  </w:style>
  <w:style w:type="table" w:styleId="LightShading-Accent1">
    <w:name w:val="Light Shading Accent 1"/>
    <w:basedOn w:val="TableNormal"/>
    <w:uiPriority w:val="60"/>
    <w:rsid w:val="00C642A1"/>
    <w:pPr>
      <w:spacing w:after="0" w:line="240" w:lineRule="auto"/>
    </w:pPr>
    <w:rPr>
      <w:color w:val="1D8279" w:themeColor="accent1" w:themeShade="BF"/>
    </w:rPr>
    <w:tblPr>
      <w:tblStyleRowBandSize w:val="1"/>
      <w:tblStyleColBandSize w:val="1"/>
      <w:tblBorders>
        <w:top w:val="single" w:sz="8" w:space="0" w:color="27AFA3" w:themeColor="accent1"/>
        <w:bottom w:val="single" w:sz="8" w:space="0" w:color="27AFA3" w:themeColor="accent1"/>
      </w:tblBorders>
    </w:tblPr>
    <w:tblStylePr w:type="firstRow">
      <w:pPr>
        <w:spacing w:before="0" w:after="0" w:line="240" w:lineRule="auto"/>
      </w:pPr>
      <w:rPr>
        <w:b/>
        <w:bCs/>
      </w:rPr>
      <w:tblPr/>
      <w:tcPr>
        <w:tcBorders>
          <w:top w:val="single" w:sz="8" w:space="0" w:color="27AFA3" w:themeColor="accent1"/>
          <w:left w:val="nil"/>
          <w:bottom w:val="single" w:sz="8" w:space="0" w:color="27AFA3" w:themeColor="accent1"/>
          <w:right w:val="nil"/>
          <w:insideH w:val="nil"/>
          <w:insideV w:val="nil"/>
        </w:tcBorders>
      </w:tcPr>
    </w:tblStylePr>
    <w:tblStylePr w:type="lastRow">
      <w:pPr>
        <w:spacing w:before="0" w:after="0" w:line="240" w:lineRule="auto"/>
      </w:pPr>
      <w:rPr>
        <w:b/>
        <w:bCs/>
      </w:rPr>
      <w:tblPr/>
      <w:tcPr>
        <w:tcBorders>
          <w:top w:val="single" w:sz="8" w:space="0" w:color="27AFA3" w:themeColor="accent1"/>
          <w:left w:val="nil"/>
          <w:bottom w:val="single" w:sz="8" w:space="0" w:color="27AFA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3F1ED" w:themeFill="accent1" w:themeFillTint="3F"/>
      </w:tcPr>
    </w:tblStylePr>
    <w:tblStylePr w:type="band1Horz">
      <w:tblPr/>
      <w:tcPr>
        <w:tcBorders>
          <w:left w:val="nil"/>
          <w:right w:val="nil"/>
          <w:insideH w:val="nil"/>
          <w:insideV w:val="nil"/>
        </w:tcBorders>
        <w:shd w:val="clear" w:color="auto" w:fill="C3F1ED" w:themeFill="accent1" w:themeFillTint="3F"/>
      </w:tcPr>
    </w:tblStylePr>
  </w:style>
  <w:style w:type="table" w:styleId="LightGrid-Accent1">
    <w:name w:val="Light Grid Accent 1"/>
    <w:basedOn w:val="TableNormal"/>
    <w:uiPriority w:val="62"/>
    <w:rsid w:val="00C642A1"/>
    <w:pPr>
      <w:spacing w:after="0" w:line="240" w:lineRule="auto"/>
    </w:pPr>
    <w:tblPr>
      <w:tblStyleRowBandSize w:val="1"/>
      <w:tblStyleColBandSize w:val="1"/>
      <w:tblBorders>
        <w:top w:val="single" w:sz="8" w:space="0" w:color="27AFA3" w:themeColor="accent1"/>
        <w:left w:val="single" w:sz="8" w:space="0" w:color="27AFA3" w:themeColor="accent1"/>
        <w:bottom w:val="single" w:sz="8" w:space="0" w:color="27AFA3" w:themeColor="accent1"/>
        <w:right w:val="single" w:sz="8" w:space="0" w:color="27AFA3" w:themeColor="accent1"/>
        <w:insideH w:val="single" w:sz="8" w:space="0" w:color="27AFA3" w:themeColor="accent1"/>
        <w:insideV w:val="single" w:sz="8" w:space="0" w:color="27AFA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7AFA3" w:themeColor="accent1"/>
          <w:left w:val="single" w:sz="8" w:space="0" w:color="27AFA3" w:themeColor="accent1"/>
          <w:bottom w:val="single" w:sz="18" w:space="0" w:color="27AFA3" w:themeColor="accent1"/>
          <w:right w:val="single" w:sz="8" w:space="0" w:color="27AFA3" w:themeColor="accent1"/>
          <w:insideH w:val="nil"/>
          <w:insideV w:val="single" w:sz="8" w:space="0" w:color="27AFA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7AFA3" w:themeColor="accent1"/>
          <w:left w:val="single" w:sz="8" w:space="0" w:color="27AFA3" w:themeColor="accent1"/>
          <w:bottom w:val="single" w:sz="8" w:space="0" w:color="27AFA3" w:themeColor="accent1"/>
          <w:right w:val="single" w:sz="8" w:space="0" w:color="27AFA3" w:themeColor="accent1"/>
          <w:insideH w:val="nil"/>
          <w:insideV w:val="single" w:sz="8" w:space="0" w:color="27AFA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7AFA3" w:themeColor="accent1"/>
          <w:left w:val="single" w:sz="8" w:space="0" w:color="27AFA3" w:themeColor="accent1"/>
          <w:bottom w:val="single" w:sz="8" w:space="0" w:color="27AFA3" w:themeColor="accent1"/>
          <w:right w:val="single" w:sz="8" w:space="0" w:color="27AFA3" w:themeColor="accent1"/>
        </w:tcBorders>
      </w:tcPr>
    </w:tblStylePr>
    <w:tblStylePr w:type="band1Vert">
      <w:tblPr/>
      <w:tcPr>
        <w:tcBorders>
          <w:top w:val="single" w:sz="8" w:space="0" w:color="27AFA3" w:themeColor="accent1"/>
          <w:left w:val="single" w:sz="8" w:space="0" w:color="27AFA3" w:themeColor="accent1"/>
          <w:bottom w:val="single" w:sz="8" w:space="0" w:color="27AFA3" w:themeColor="accent1"/>
          <w:right w:val="single" w:sz="8" w:space="0" w:color="27AFA3" w:themeColor="accent1"/>
        </w:tcBorders>
        <w:shd w:val="clear" w:color="auto" w:fill="C3F1ED" w:themeFill="accent1" w:themeFillTint="3F"/>
      </w:tcPr>
    </w:tblStylePr>
    <w:tblStylePr w:type="band1Horz">
      <w:tblPr/>
      <w:tcPr>
        <w:tcBorders>
          <w:top w:val="single" w:sz="8" w:space="0" w:color="27AFA3" w:themeColor="accent1"/>
          <w:left w:val="single" w:sz="8" w:space="0" w:color="27AFA3" w:themeColor="accent1"/>
          <w:bottom w:val="single" w:sz="8" w:space="0" w:color="27AFA3" w:themeColor="accent1"/>
          <w:right w:val="single" w:sz="8" w:space="0" w:color="27AFA3" w:themeColor="accent1"/>
          <w:insideV w:val="single" w:sz="8" w:space="0" w:color="27AFA3" w:themeColor="accent1"/>
        </w:tcBorders>
        <w:shd w:val="clear" w:color="auto" w:fill="C3F1ED" w:themeFill="accent1" w:themeFillTint="3F"/>
      </w:tcPr>
    </w:tblStylePr>
    <w:tblStylePr w:type="band2Horz">
      <w:tblPr/>
      <w:tcPr>
        <w:tcBorders>
          <w:top w:val="single" w:sz="8" w:space="0" w:color="27AFA3" w:themeColor="accent1"/>
          <w:left w:val="single" w:sz="8" w:space="0" w:color="27AFA3" w:themeColor="accent1"/>
          <w:bottom w:val="single" w:sz="8" w:space="0" w:color="27AFA3" w:themeColor="accent1"/>
          <w:right w:val="single" w:sz="8" w:space="0" w:color="27AFA3" w:themeColor="accent1"/>
          <w:insideV w:val="single" w:sz="8" w:space="0" w:color="27AFA3" w:themeColor="accent1"/>
        </w:tcBorders>
      </w:tcPr>
    </w:tblStylePr>
  </w:style>
  <w:style w:type="table" w:styleId="ColorfulList">
    <w:name w:val="Colorful List"/>
    <w:basedOn w:val="TableNormal"/>
    <w:uiPriority w:val="72"/>
    <w:rsid w:val="00155848"/>
    <w:pPr>
      <w:spacing w:after="0" w:line="240" w:lineRule="auto"/>
    </w:pPr>
    <w:tblPr>
      <w:tblStyleRowBandSize w:val="1"/>
      <w:tblStyleColBandSize w:val="1"/>
    </w:tblPr>
    <w:tcPr>
      <w:shd w:val="clear" w:color="auto" w:fill="EAEAEA" w:themeFill="text1" w:themeFillTint="19"/>
    </w:tcPr>
    <w:tblStylePr w:type="firstRow">
      <w:rPr>
        <w:b/>
        <w:bCs/>
        <w:color w:val="FFFFFF" w:themeColor="background1"/>
      </w:rPr>
      <w:tblPr/>
      <w:tcPr>
        <w:tcBorders>
          <w:bottom w:val="single" w:sz="12" w:space="0" w:color="FFFFFF" w:themeColor="background1"/>
        </w:tcBorders>
        <w:shd w:val="clear" w:color="auto" w:fill="5F9C42" w:themeFill="accent2" w:themeFillShade="CC"/>
      </w:tcPr>
    </w:tblStylePr>
    <w:tblStylePr w:type="lastRow">
      <w:rPr>
        <w:b/>
        <w:bCs/>
        <w:color w:val="5F9C42" w:themeColor="accent2" w:themeShade="CC"/>
      </w:rPr>
      <w:tblPr/>
      <w:tcPr>
        <w:tcBorders>
          <w:top w:val="single" w:sz="12" w:space="0" w:color="31313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text1" w:themeFillTint="3F"/>
      </w:tcPr>
    </w:tblStylePr>
    <w:tblStylePr w:type="band1Horz">
      <w:tblPr/>
      <w:tcPr>
        <w:shd w:val="clear" w:color="auto" w:fill="D5D5D5" w:themeFill="tex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nhideWhenUsed="0"/>
    <w:lsdException w:name="List 4" w:unhideWhenUsed="0"/>
    <w:lsdException w:name="List 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2EF"/>
  </w:style>
  <w:style w:type="paragraph" w:styleId="Heading1">
    <w:name w:val="heading 1"/>
    <w:basedOn w:val="Normal"/>
    <w:next w:val="Normal"/>
    <w:link w:val="Heading1Char"/>
    <w:uiPriority w:val="9"/>
    <w:qFormat/>
    <w:rsid w:val="005242EF"/>
    <w:pPr>
      <w:pBdr>
        <w:bottom w:val="thinThickSmallGap" w:sz="12" w:space="1" w:color="59923E" w:themeColor="accent2" w:themeShade="BF"/>
      </w:pBdr>
      <w:spacing w:before="400"/>
      <w:jc w:val="center"/>
      <w:outlineLvl w:val="0"/>
    </w:pPr>
    <w:rPr>
      <w:caps/>
      <w:color w:val="3C622A" w:themeColor="accent2" w:themeShade="80"/>
      <w:spacing w:val="20"/>
      <w:sz w:val="28"/>
      <w:szCs w:val="28"/>
    </w:rPr>
  </w:style>
  <w:style w:type="paragraph" w:styleId="Heading2">
    <w:name w:val="heading 2"/>
    <w:basedOn w:val="Normal"/>
    <w:next w:val="Normal"/>
    <w:link w:val="Heading2Char"/>
    <w:uiPriority w:val="9"/>
    <w:unhideWhenUsed/>
    <w:qFormat/>
    <w:rsid w:val="005242EF"/>
    <w:pPr>
      <w:pBdr>
        <w:bottom w:val="single" w:sz="4" w:space="1" w:color="3B6129" w:themeColor="accent2" w:themeShade="7F"/>
      </w:pBdr>
      <w:spacing w:before="400"/>
      <w:jc w:val="center"/>
      <w:outlineLvl w:val="1"/>
    </w:pPr>
    <w:rPr>
      <w:caps/>
      <w:color w:val="3C622A" w:themeColor="accent2" w:themeShade="80"/>
      <w:spacing w:val="15"/>
      <w:sz w:val="24"/>
      <w:szCs w:val="24"/>
    </w:rPr>
  </w:style>
  <w:style w:type="paragraph" w:styleId="Heading3">
    <w:name w:val="heading 3"/>
    <w:basedOn w:val="Normal"/>
    <w:next w:val="Normal"/>
    <w:link w:val="Heading3Char"/>
    <w:uiPriority w:val="9"/>
    <w:unhideWhenUsed/>
    <w:qFormat/>
    <w:rsid w:val="005242EF"/>
    <w:pPr>
      <w:pBdr>
        <w:top w:val="dotted" w:sz="4" w:space="1" w:color="3B6129" w:themeColor="accent2" w:themeShade="7F"/>
        <w:bottom w:val="dotted" w:sz="4" w:space="1" w:color="3B6129" w:themeColor="accent2" w:themeShade="7F"/>
      </w:pBdr>
      <w:spacing w:before="300"/>
      <w:jc w:val="center"/>
      <w:outlineLvl w:val="2"/>
    </w:pPr>
    <w:rPr>
      <w:caps/>
      <w:color w:val="3B6129" w:themeColor="accent2" w:themeShade="7F"/>
      <w:sz w:val="24"/>
      <w:szCs w:val="24"/>
    </w:rPr>
  </w:style>
  <w:style w:type="paragraph" w:styleId="Heading4">
    <w:name w:val="heading 4"/>
    <w:basedOn w:val="Normal"/>
    <w:next w:val="Normal"/>
    <w:link w:val="Heading4Char"/>
    <w:uiPriority w:val="9"/>
    <w:semiHidden/>
    <w:unhideWhenUsed/>
    <w:qFormat/>
    <w:rsid w:val="005242EF"/>
    <w:pPr>
      <w:pBdr>
        <w:bottom w:val="dotted" w:sz="4" w:space="1" w:color="59923E" w:themeColor="accent2" w:themeShade="BF"/>
      </w:pBdr>
      <w:spacing w:after="120"/>
      <w:jc w:val="center"/>
      <w:outlineLvl w:val="3"/>
    </w:pPr>
    <w:rPr>
      <w:caps/>
      <w:color w:val="3B6129" w:themeColor="accent2" w:themeShade="7F"/>
      <w:spacing w:val="10"/>
    </w:rPr>
  </w:style>
  <w:style w:type="paragraph" w:styleId="Heading5">
    <w:name w:val="heading 5"/>
    <w:basedOn w:val="Normal"/>
    <w:next w:val="Normal"/>
    <w:link w:val="Heading5Char"/>
    <w:uiPriority w:val="9"/>
    <w:semiHidden/>
    <w:unhideWhenUsed/>
    <w:qFormat/>
    <w:rsid w:val="005242EF"/>
    <w:pPr>
      <w:spacing w:before="320" w:after="120"/>
      <w:jc w:val="center"/>
      <w:outlineLvl w:val="4"/>
    </w:pPr>
    <w:rPr>
      <w:caps/>
      <w:color w:val="3B6129" w:themeColor="accent2" w:themeShade="7F"/>
      <w:spacing w:val="10"/>
    </w:rPr>
  </w:style>
  <w:style w:type="paragraph" w:styleId="Heading6">
    <w:name w:val="heading 6"/>
    <w:basedOn w:val="Normal"/>
    <w:next w:val="Normal"/>
    <w:link w:val="Heading6Char"/>
    <w:uiPriority w:val="9"/>
    <w:semiHidden/>
    <w:unhideWhenUsed/>
    <w:qFormat/>
    <w:rsid w:val="005242EF"/>
    <w:pPr>
      <w:spacing w:after="120"/>
      <w:jc w:val="center"/>
      <w:outlineLvl w:val="5"/>
    </w:pPr>
    <w:rPr>
      <w:caps/>
      <w:color w:val="59923E" w:themeColor="accent2" w:themeShade="BF"/>
      <w:spacing w:val="10"/>
    </w:rPr>
  </w:style>
  <w:style w:type="paragraph" w:styleId="Heading7">
    <w:name w:val="heading 7"/>
    <w:basedOn w:val="Normal"/>
    <w:next w:val="Normal"/>
    <w:link w:val="Heading7Char"/>
    <w:uiPriority w:val="9"/>
    <w:semiHidden/>
    <w:unhideWhenUsed/>
    <w:qFormat/>
    <w:rsid w:val="005242EF"/>
    <w:pPr>
      <w:spacing w:after="120"/>
      <w:jc w:val="center"/>
      <w:outlineLvl w:val="6"/>
    </w:pPr>
    <w:rPr>
      <w:i/>
      <w:iCs/>
      <w:caps/>
      <w:color w:val="59923E" w:themeColor="accent2" w:themeShade="BF"/>
      <w:spacing w:val="10"/>
    </w:rPr>
  </w:style>
  <w:style w:type="paragraph" w:styleId="Heading8">
    <w:name w:val="heading 8"/>
    <w:basedOn w:val="Normal"/>
    <w:next w:val="Normal"/>
    <w:link w:val="Heading8Char"/>
    <w:uiPriority w:val="9"/>
    <w:semiHidden/>
    <w:unhideWhenUsed/>
    <w:qFormat/>
    <w:rsid w:val="005242EF"/>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5242EF"/>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2EF"/>
    <w:rPr>
      <w:caps/>
      <w:color w:val="3C622A" w:themeColor="accent2" w:themeShade="80"/>
      <w:spacing w:val="20"/>
      <w:sz w:val="28"/>
      <w:szCs w:val="28"/>
    </w:rPr>
  </w:style>
  <w:style w:type="character" w:customStyle="1" w:styleId="Heading2Char">
    <w:name w:val="Heading 2 Char"/>
    <w:basedOn w:val="DefaultParagraphFont"/>
    <w:link w:val="Heading2"/>
    <w:uiPriority w:val="9"/>
    <w:rsid w:val="005242EF"/>
    <w:rPr>
      <w:caps/>
      <w:color w:val="3C622A" w:themeColor="accent2" w:themeShade="80"/>
      <w:spacing w:val="15"/>
      <w:sz w:val="24"/>
      <w:szCs w:val="24"/>
    </w:rPr>
  </w:style>
  <w:style w:type="character" w:customStyle="1" w:styleId="Heading3Char">
    <w:name w:val="Heading 3 Char"/>
    <w:basedOn w:val="DefaultParagraphFont"/>
    <w:link w:val="Heading3"/>
    <w:uiPriority w:val="9"/>
    <w:rsid w:val="005242EF"/>
    <w:rPr>
      <w:caps/>
      <w:color w:val="3B6129" w:themeColor="accent2" w:themeShade="7F"/>
      <w:sz w:val="24"/>
      <w:szCs w:val="24"/>
    </w:rPr>
  </w:style>
  <w:style w:type="paragraph" w:styleId="NoSpacing">
    <w:name w:val="No Spacing"/>
    <w:basedOn w:val="Normal"/>
    <w:link w:val="NoSpacingChar"/>
    <w:uiPriority w:val="1"/>
    <w:qFormat/>
    <w:rsid w:val="005242EF"/>
    <w:pPr>
      <w:spacing w:after="0" w:line="240" w:lineRule="auto"/>
    </w:pPr>
  </w:style>
  <w:style w:type="character" w:customStyle="1" w:styleId="NoSpacingChar">
    <w:name w:val="No Spacing Char"/>
    <w:basedOn w:val="DefaultParagraphFont"/>
    <w:link w:val="NoSpacing"/>
    <w:uiPriority w:val="1"/>
    <w:rsid w:val="005242EF"/>
  </w:style>
  <w:style w:type="character" w:styleId="CommentReference">
    <w:name w:val="annotation reference"/>
    <w:basedOn w:val="DefaultParagraphFont"/>
    <w:uiPriority w:val="99"/>
    <w:semiHidden/>
    <w:rsid w:val="00051F98"/>
    <w:rPr>
      <w:rFonts w:asciiTheme="minorHAnsi" w:hAnsiTheme="minorHAnsi"/>
      <w:color w:val="155A58" w:themeColor="text2" w:themeShade="80"/>
      <w:sz w:val="16"/>
      <w:szCs w:val="16"/>
    </w:rPr>
  </w:style>
  <w:style w:type="paragraph" w:styleId="CommentText">
    <w:name w:val="annotation text"/>
    <w:basedOn w:val="Normal"/>
    <w:link w:val="CommentTextChar"/>
    <w:uiPriority w:val="99"/>
    <w:semiHidden/>
    <w:rsid w:val="00051F98"/>
    <w:rPr>
      <w:sz w:val="16"/>
    </w:rPr>
  </w:style>
  <w:style w:type="character" w:customStyle="1" w:styleId="CommentTextChar">
    <w:name w:val="Comment Text Char"/>
    <w:basedOn w:val="DefaultParagraphFont"/>
    <w:link w:val="CommentText"/>
    <w:uiPriority w:val="99"/>
    <w:semiHidden/>
    <w:rsid w:val="002835DF"/>
    <w:rPr>
      <w:sz w:val="16"/>
    </w:rPr>
  </w:style>
  <w:style w:type="paragraph" w:styleId="CommentSubject">
    <w:name w:val="annotation subject"/>
    <w:basedOn w:val="CommentText"/>
    <w:next w:val="CommentText"/>
    <w:link w:val="CommentSubjectChar"/>
    <w:uiPriority w:val="99"/>
    <w:semiHidden/>
    <w:rsid w:val="00051F98"/>
    <w:rPr>
      <w:b/>
      <w:bCs/>
      <w:color w:val="155A58" w:themeColor="text2" w:themeShade="80"/>
    </w:rPr>
  </w:style>
  <w:style w:type="character" w:customStyle="1" w:styleId="CommentSubjectChar">
    <w:name w:val="Comment Subject Char"/>
    <w:basedOn w:val="CommentTextChar"/>
    <w:link w:val="CommentSubject"/>
    <w:uiPriority w:val="99"/>
    <w:semiHidden/>
    <w:rsid w:val="002835DF"/>
    <w:rPr>
      <w:b/>
      <w:bCs/>
      <w:color w:val="155A58" w:themeColor="text2" w:themeShade="80"/>
      <w:sz w:val="16"/>
    </w:rPr>
  </w:style>
  <w:style w:type="paragraph" w:styleId="BalloonText">
    <w:name w:val="Balloon Text"/>
    <w:basedOn w:val="Normal"/>
    <w:link w:val="BalloonTextChar"/>
    <w:uiPriority w:val="99"/>
    <w:semiHidden/>
    <w:rsid w:val="00A87F28"/>
    <w:rPr>
      <w:rFonts w:cs="Tahoma"/>
      <w:sz w:val="16"/>
      <w:szCs w:val="16"/>
    </w:rPr>
  </w:style>
  <w:style w:type="character" w:customStyle="1" w:styleId="BalloonTextChar">
    <w:name w:val="Balloon Text Char"/>
    <w:basedOn w:val="DefaultParagraphFont"/>
    <w:link w:val="BalloonText"/>
    <w:uiPriority w:val="99"/>
    <w:semiHidden/>
    <w:rsid w:val="002835DF"/>
    <w:rPr>
      <w:rFonts w:cs="Tahoma"/>
      <w:sz w:val="16"/>
      <w:szCs w:val="16"/>
    </w:rPr>
  </w:style>
  <w:style w:type="character" w:styleId="PlaceholderText">
    <w:name w:val="Placeholder Text"/>
    <w:basedOn w:val="DefaultParagraphFont"/>
    <w:uiPriority w:val="99"/>
    <w:semiHidden/>
    <w:rsid w:val="00051F98"/>
    <w:rPr>
      <w:rFonts w:asciiTheme="minorHAnsi" w:hAnsiTheme="minorHAnsi"/>
      <w:i/>
      <w:color w:val="F9CBB4" w:themeColor="accent3" w:themeTint="66"/>
      <w:sz w:val="20"/>
    </w:rPr>
  </w:style>
  <w:style w:type="paragraph" w:styleId="Header">
    <w:name w:val="header"/>
    <w:basedOn w:val="Normal"/>
    <w:link w:val="HeaderChar"/>
    <w:uiPriority w:val="99"/>
    <w:semiHidden/>
    <w:rsid w:val="00555870"/>
    <w:pPr>
      <w:tabs>
        <w:tab w:val="center" w:pos="4513"/>
        <w:tab w:val="right" w:pos="9026"/>
      </w:tabs>
    </w:pPr>
  </w:style>
  <w:style w:type="character" w:customStyle="1" w:styleId="HeaderChar">
    <w:name w:val="Header Char"/>
    <w:basedOn w:val="DefaultParagraphFont"/>
    <w:link w:val="Header"/>
    <w:uiPriority w:val="99"/>
    <w:semiHidden/>
    <w:rsid w:val="002835DF"/>
  </w:style>
  <w:style w:type="paragraph" w:styleId="Footer">
    <w:name w:val="footer"/>
    <w:basedOn w:val="Normal"/>
    <w:link w:val="FooterChar"/>
    <w:uiPriority w:val="99"/>
    <w:rsid w:val="00A36C84"/>
    <w:pPr>
      <w:tabs>
        <w:tab w:val="center" w:pos="4513"/>
        <w:tab w:val="right" w:pos="9026"/>
      </w:tabs>
    </w:pPr>
    <w:rPr>
      <w:rFonts w:ascii="Arial" w:hAnsi="Arial"/>
    </w:rPr>
  </w:style>
  <w:style w:type="character" w:customStyle="1" w:styleId="FooterChar">
    <w:name w:val="Footer Char"/>
    <w:basedOn w:val="DefaultParagraphFont"/>
    <w:link w:val="Footer"/>
    <w:uiPriority w:val="99"/>
    <w:rsid w:val="002835DF"/>
    <w:rPr>
      <w:rFonts w:ascii="Arial" w:hAnsi="Arial"/>
    </w:rPr>
  </w:style>
  <w:style w:type="paragraph" w:customStyle="1" w:styleId="MisysCoverTitle">
    <w:name w:val="Misys Cover Title"/>
    <w:autoRedefine/>
    <w:rsid w:val="00EB3095"/>
    <w:pPr>
      <w:framePr w:hSpace="187" w:wrap="around" w:hAnchor="margin" w:xAlign="center" w:y="2881"/>
      <w:spacing w:line="240" w:lineRule="auto"/>
    </w:pPr>
    <w:rPr>
      <w:sz w:val="60"/>
      <w:szCs w:val="60"/>
    </w:rPr>
  </w:style>
  <w:style w:type="paragraph" w:customStyle="1" w:styleId="MisysCoverSubTitle">
    <w:name w:val="Misys Cover Sub Title"/>
    <w:autoRedefine/>
    <w:rsid w:val="00EB3095"/>
    <w:pPr>
      <w:framePr w:hSpace="187" w:wrap="around" w:hAnchor="margin" w:xAlign="center" w:y="2881"/>
      <w:spacing w:line="240" w:lineRule="auto"/>
    </w:pPr>
    <w:rPr>
      <w:rFonts w:eastAsiaTheme="minorEastAsia"/>
      <w:sz w:val="32"/>
      <w:szCs w:val="32"/>
    </w:rPr>
  </w:style>
  <w:style w:type="paragraph" w:customStyle="1" w:styleId="MisysCoverFamilyProductname">
    <w:name w:val="Misys Cover Family/Product name"/>
    <w:autoRedefine/>
    <w:rsid w:val="004E1455"/>
    <w:pPr>
      <w:framePr w:hSpace="187" w:wrap="around" w:hAnchor="margin" w:y="2881"/>
      <w:tabs>
        <w:tab w:val="left" w:pos="4020"/>
      </w:tabs>
      <w:spacing w:after="0" w:line="240" w:lineRule="auto"/>
    </w:pPr>
    <w:rPr>
      <w:rFonts w:eastAsiaTheme="minorEastAsia"/>
      <w:sz w:val="24"/>
      <w:szCs w:val="24"/>
    </w:rPr>
  </w:style>
  <w:style w:type="paragraph" w:customStyle="1" w:styleId="MisysTextBody">
    <w:name w:val="Misys Text: Body"/>
    <w:basedOn w:val="Normal"/>
    <w:autoRedefine/>
    <w:rsid w:val="00AF4059"/>
    <w:pPr>
      <w:tabs>
        <w:tab w:val="left" w:pos="3680"/>
      </w:tabs>
      <w:spacing w:after="120"/>
      <w:ind w:left="360"/>
      <w:jc w:val="both"/>
      <w:pPrChange w:id="1" w:author="Benslimane, Amira" w:date="2016-10-18T16:55:00Z">
        <w:pPr>
          <w:tabs>
            <w:tab w:val="left" w:pos="3680"/>
          </w:tabs>
          <w:spacing w:after="120" w:line="252" w:lineRule="auto"/>
          <w:jc w:val="both"/>
        </w:pPr>
      </w:pPrChange>
    </w:pPr>
    <w:rPr>
      <w:rFonts w:asciiTheme="minorHAnsi" w:hAnsiTheme="minorHAnsi" w:cstheme="minorHAnsi"/>
      <w:sz w:val="20"/>
      <w:rPrChange w:id="1" w:author="Benslimane, Amira" w:date="2016-10-18T16:55:00Z">
        <w:rPr>
          <w:rFonts w:asciiTheme="majorHAnsi" w:eastAsiaTheme="majorEastAsia" w:hAnsiTheme="majorHAnsi" w:cstheme="majorHAnsi"/>
          <w:sz w:val="22"/>
          <w:szCs w:val="22"/>
          <w:lang w:val="en-GB" w:eastAsia="en-US" w:bidi="ar-SA"/>
        </w:rPr>
      </w:rPrChange>
    </w:rPr>
  </w:style>
  <w:style w:type="paragraph" w:customStyle="1" w:styleId="MisysTextSubHeadLv1">
    <w:name w:val="Misys Text: Sub Head Lv1"/>
    <w:basedOn w:val="Normal"/>
    <w:next w:val="MisysTextBody"/>
    <w:autoRedefine/>
    <w:rsid w:val="005860BA"/>
    <w:rPr>
      <w:rFonts w:cstheme="majorHAnsi"/>
      <w:b/>
      <w:sz w:val="24"/>
      <w:szCs w:val="24"/>
    </w:rPr>
  </w:style>
  <w:style w:type="paragraph" w:customStyle="1" w:styleId="MisysTextSubHeadLv2">
    <w:name w:val="Misys Text: Sub Head Lv2"/>
    <w:basedOn w:val="Normal"/>
    <w:next w:val="MisysTextBody"/>
    <w:autoRedefine/>
    <w:rsid w:val="005860BA"/>
    <w:rPr>
      <w:rFonts w:cstheme="majorHAnsi"/>
      <w:b/>
    </w:rPr>
  </w:style>
  <w:style w:type="paragraph" w:customStyle="1" w:styleId="MisysTextStandardFirst">
    <w:name w:val="Misys Text: Standard First"/>
    <w:basedOn w:val="Normal"/>
    <w:next w:val="MisysTextBody"/>
    <w:autoRedefine/>
    <w:rsid w:val="009007A5"/>
    <w:pPr>
      <w:spacing w:before="200" w:after="320"/>
      <w:ind w:left="720" w:hanging="720"/>
      <w:jc w:val="both"/>
    </w:pPr>
    <w:rPr>
      <w:rFonts w:cstheme="majorHAnsi"/>
      <w:b/>
      <w:noProof/>
      <w:sz w:val="24"/>
    </w:rPr>
  </w:style>
  <w:style w:type="paragraph" w:customStyle="1" w:styleId="MisysPullQuote">
    <w:name w:val="Misys Pull Quote"/>
    <w:basedOn w:val="Normal"/>
    <w:next w:val="MisysPullQuoteAuthorName"/>
    <w:autoRedefine/>
    <w:rsid w:val="00067C78"/>
    <w:pPr>
      <w:spacing w:before="240" w:after="120"/>
    </w:pPr>
    <w:rPr>
      <w:rFonts w:cstheme="majorHAnsi"/>
      <w:color w:val="8678B6" w:themeColor="accent4"/>
      <w:sz w:val="24"/>
    </w:rPr>
  </w:style>
  <w:style w:type="paragraph" w:customStyle="1" w:styleId="MisysPullQuoteAuthorName">
    <w:name w:val="Misys Pull Quote Author Name"/>
    <w:basedOn w:val="Normal"/>
    <w:next w:val="MisysPullQuoteAuthorTitleCompany"/>
    <w:autoRedefine/>
    <w:rsid w:val="005860BA"/>
    <w:pPr>
      <w:spacing w:after="0"/>
    </w:pPr>
    <w:rPr>
      <w:rFonts w:cstheme="majorHAnsi"/>
      <w:b/>
      <w:szCs w:val="18"/>
    </w:rPr>
  </w:style>
  <w:style w:type="paragraph" w:customStyle="1" w:styleId="MisysPullQuoteAuthorTitleCompany">
    <w:name w:val="Misys Pull Quote Author Title/Company"/>
    <w:basedOn w:val="Normal"/>
    <w:next w:val="MisysTextBody"/>
    <w:autoRedefine/>
    <w:rsid w:val="005860BA"/>
    <w:rPr>
      <w:rFonts w:cstheme="majorHAnsi"/>
      <w:szCs w:val="18"/>
    </w:rPr>
  </w:style>
  <w:style w:type="paragraph" w:customStyle="1" w:styleId="MisysIntroMedium">
    <w:name w:val="Misys Intro Medium"/>
    <w:basedOn w:val="Normal"/>
    <w:next w:val="MisysTextStandardFirst"/>
    <w:autoRedefine/>
    <w:rsid w:val="005860BA"/>
    <w:pPr>
      <w:spacing w:after="400"/>
    </w:pPr>
    <w:rPr>
      <w:rFonts w:cstheme="majorHAnsi"/>
      <w:sz w:val="52"/>
      <w:szCs w:val="60"/>
    </w:rPr>
  </w:style>
  <w:style w:type="paragraph" w:customStyle="1" w:styleId="MisysTextBodyBulletPointLv1">
    <w:name w:val="Misys Text: Body Bullet Point Lv1"/>
    <w:basedOn w:val="MisysTextBody"/>
    <w:autoRedefine/>
    <w:rsid w:val="005860BA"/>
    <w:pPr>
      <w:numPr>
        <w:numId w:val="4"/>
      </w:numPr>
    </w:pPr>
  </w:style>
  <w:style w:type="paragraph" w:styleId="TOCHeading">
    <w:name w:val="TOC Heading"/>
    <w:basedOn w:val="Heading1"/>
    <w:next w:val="Normal"/>
    <w:uiPriority w:val="39"/>
    <w:semiHidden/>
    <w:unhideWhenUsed/>
    <w:qFormat/>
    <w:rsid w:val="005242EF"/>
    <w:pPr>
      <w:outlineLvl w:val="9"/>
    </w:pPr>
    <w:rPr>
      <w:lang w:bidi="en-US"/>
    </w:rPr>
  </w:style>
  <w:style w:type="paragraph" w:customStyle="1" w:styleId="MisysSectionHeadingLv1">
    <w:name w:val="Misys Section Heading Lv1"/>
    <w:basedOn w:val="Normal"/>
    <w:next w:val="MisysTextSubHeadLv2"/>
    <w:autoRedefine/>
    <w:rsid w:val="005860BA"/>
    <w:rPr>
      <w:rFonts w:cstheme="majorHAnsi"/>
      <w:b/>
      <w:sz w:val="32"/>
      <w:szCs w:val="36"/>
    </w:rPr>
  </w:style>
  <w:style w:type="paragraph" w:styleId="TOC1">
    <w:name w:val="toc 1"/>
    <w:basedOn w:val="MisysSectionHeadingLv1"/>
    <w:next w:val="Normal"/>
    <w:autoRedefine/>
    <w:uiPriority w:val="39"/>
    <w:rsid w:val="00037184"/>
    <w:pPr>
      <w:tabs>
        <w:tab w:val="right" w:leader="dot" w:pos="7360"/>
      </w:tabs>
      <w:spacing w:after="100"/>
    </w:pPr>
    <w:rPr>
      <w:sz w:val="24"/>
    </w:rPr>
  </w:style>
  <w:style w:type="paragraph" w:styleId="TOC2">
    <w:name w:val="toc 2"/>
    <w:basedOn w:val="MisysSectionHeadingLv2"/>
    <w:next w:val="Normal"/>
    <w:autoRedefine/>
    <w:uiPriority w:val="39"/>
    <w:rsid w:val="00037184"/>
    <w:pPr>
      <w:tabs>
        <w:tab w:val="right" w:leader="dot" w:pos="7360"/>
      </w:tabs>
      <w:spacing w:after="100"/>
    </w:pPr>
    <w:rPr>
      <w:sz w:val="24"/>
    </w:rPr>
  </w:style>
  <w:style w:type="paragraph" w:customStyle="1" w:styleId="MisysSectionHeadingLv2">
    <w:name w:val="Misys Section Heading Lv2"/>
    <w:basedOn w:val="MisysSectionHeadingLv1"/>
    <w:next w:val="MisysTextStandardFirst"/>
    <w:autoRedefine/>
    <w:rsid w:val="00155848"/>
    <w:pPr>
      <w:jc w:val="both"/>
    </w:pPr>
    <w:rPr>
      <w:b w:val="0"/>
      <w:sz w:val="28"/>
      <w:szCs w:val="32"/>
    </w:rPr>
  </w:style>
  <w:style w:type="character" w:styleId="Hyperlink">
    <w:name w:val="Hyperlink"/>
    <w:basedOn w:val="DefaultParagraphFont"/>
    <w:uiPriority w:val="99"/>
    <w:rsid w:val="00067C78"/>
    <w:rPr>
      <w:rFonts w:asciiTheme="majorHAnsi" w:hAnsiTheme="majorHAnsi"/>
      <w:color w:val="4873BA"/>
      <w:sz w:val="20"/>
      <w:u w:val="none"/>
    </w:rPr>
  </w:style>
  <w:style w:type="paragraph" w:styleId="TOC3">
    <w:name w:val="toc 3"/>
    <w:basedOn w:val="MisysTextSubHeadLv1"/>
    <w:next w:val="Normal"/>
    <w:autoRedefine/>
    <w:uiPriority w:val="39"/>
    <w:semiHidden/>
    <w:rsid w:val="00037184"/>
    <w:pPr>
      <w:spacing w:after="100"/>
      <w:ind w:left="284"/>
    </w:pPr>
    <w:rPr>
      <w:sz w:val="20"/>
    </w:rPr>
  </w:style>
  <w:style w:type="table" w:styleId="TableGrid">
    <w:name w:val="Table Grid"/>
    <w:basedOn w:val="TableNormal"/>
    <w:uiPriority w:val="39"/>
    <w:rsid w:val="00E51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EB3095"/>
    <w:pPr>
      <w:spacing w:after="0" w:line="240" w:lineRule="auto"/>
    </w:pPr>
    <w:tblPr>
      <w:tblStyleRowBandSize w:val="1"/>
      <w:tblStyleColBandSize w:val="1"/>
      <w:tblBorders>
        <w:top w:val="single" w:sz="4" w:space="0" w:color="6DDED4" w:themeColor="accent1" w:themeTint="99"/>
        <w:left w:val="single" w:sz="4" w:space="0" w:color="6DDED4" w:themeColor="accent1" w:themeTint="99"/>
        <w:bottom w:val="single" w:sz="4" w:space="0" w:color="6DDED4" w:themeColor="accent1" w:themeTint="99"/>
        <w:right w:val="single" w:sz="4" w:space="0" w:color="6DDED4" w:themeColor="accent1" w:themeTint="99"/>
        <w:insideH w:val="single" w:sz="4" w:space="0" w:color="6DDED4" w:themeColor="accent1" w:themeTint="99"/>
        <w:insideV w:val="single" w:sz="4" w:space="0" w:color="6DDED4" w:themeColor="accent1" w:themeTint="99"/>
      </w:tblBorders>
      <w:tblCellMar>
        <w:top w:w="57" w:type="dxa"/>
        <w:left w:w="57" w:type="dxa"/>
        <w:bottom w:w="57" w:type="dxa"/>
        <w:right w:w="57" w:type="dxa"/>
      </w:tblCellMar>
    </w:tblPr>
    <w:tblStylePr w:type="firstRow">
      <w:rPr>
        <w:b/>
        <w:bCs/>
        <w:color w:val="FFFFFF" w:themeColor="background1"/>
      </w:rPr>
      <w:tblPr/>
      <w:tcPr>
        <w:tcBorders>
          <w:top w:val="single" w:sz="4" w:space="0" w:color="27AFA3" w:themeColor="accent1"/>
          <w:left w:val="single" w:sz="4" w:space="0" w:color="27AFA3" w:themeColor="accent1"/>
          <w:bottom w:val="single" w:sz="4" w:space="0" w:color="27AFA3" w:themeColor="accent1"/>
          <w:right w:val="single" w:sz="4" w:space="0" w:color="27AFA3" w:themeColor="accent1"/>
          <w:insideH w:val="nil"/>
          <w:insideV w:val="nil"/>
        </w:tcBorders>
        <w:shd w:val="clear" w:color="auto" w:fill="27AFA3" w:themeFill="accent1"/>
      </w:tcPr>
    </w:tblStylePr>
    <w:tblStylePr w:type="lastRow">
      <w:rPr>
        <w:b/>
        <w:bCs/>
      </w:rPr>
      <w:tblPr/>
      <w:tcPr>
        <w:tcBorders>
          <w:top w:val="double" w:sz="4" w:space="0" w:color="27AFA3" w:themeColor="accent1"/>
        </w:tcBorders>
      </w:tcPr>
    </w:tblStylePr>
    <w:tblStylePr w:type="firstCol">
      <w:rPr>
        <w:b/>
        <w:bCs/>
      </w:rPr>
    </w:tblStylePr>
    <w:tblStylePr w:type="lastCol">
      <w:rPr>
        <w:b/>
        <w:bCs/>
      </w:rPr>
    </w:tblStylePr>
    <w:tblStylePr w:type="band1Vert">
      <w:tblPr/>
      <w:tcPr>
        <w:shd w:val="clear" w:color="auto" w:fill="CEF4F0" w:themeFill="accent1" w:themeFillTint="33"/>
      </w:tcPr>
    </w:tblStylePr>
    <w:tblStylePr w:type="band1Horz">
      <w:tblPr/>
      <w:tcPr>
        <w:shd w:val="clear" w:color="auto" w:fill="CEF4F0" w:themeFill="accent1" w:themeFillTint="33"/>
      </w:tcPr>
    </w:tblStylePr>
  </w:style>
  <w:style w:type="character" w:styleId="FollowedHyperlink">
    <w:name w:val="FollowedHyperlink"/>
    <w:basedOn w:val="DefaultParagraphFont"/>
    <w:uiPriority w:val="99"/>
    <w:semiHidden/>
    <w:rsid w:val="00051F98"/>
    <w:rPr>
      <w:rFonts w:asciiTheme="minorHAnsi" w:hAnsiTheme="minorHAnsi"/>
      <w:color w:val="E96CA5" w:themeColor="followedHyperlink"/>
      <w:sz w:val="20"/>
      <w:u w:val="none"/>
      <w:bdr w:val="none" w:sz="0" w:space="0" w:color="auto"/>
    </w:rPr>
  </w:style>
  <w:style w:type="paragraph" w:styleId="TOC4">
    <w:name w:val="toc 4"/>
    <w:basedOn w:val="MisysTextSubHeadLv2"/>
    <w:next w:val="Normal"/>
    <w:autoRedefine/>
    <w:uiPriority w:val="39"/>
    <w:semiHidden/>
    <w:rsid w:val="00A87F28"/>
    <w:pPr>
      <w:tabs>
        <w:tab w:val="right" w:leader="dot" w:pos="7360"/>
      </w:tabs>
      <w:spacing w:after="100"/>
      <w:ind w:left="284"/>
    </w:pPr>
    <w:rPr>
      <w:b w:val="0"/>
      <w:sz w:val="20"/>
    </w:rPr>
  </w:style>
  <w:style w:type="paragraph" w:styleId="Title">
    <w:name w:val="Title"/>
    <w:basedOn w:val="Normal"/>
    <w:next w:val="Normal"/>
    <w:link w:val="TitleChar"/>
    <w:uiPriority w:val="10"/>
    <w:qFormat/>
    <w:rsid w:val="005242EF"/>
    <w:pPr>
      <w:pBdr>
        <w:top w:val="dotted" w:sz="2" w:space="1" w:color="3C622A" w:themeColor="accent2" w:themeShade="80"/>
        <w:bottom w:val="dotted" w:sz="2" w:space="6" w:color="3C622A" w:themeColor="accent2" w:themeShade="80"/>
      </w:pBdr>
      <w:spacing w:before="500" w:after="300" w:line="240" w:lineRule="auto"/>
      <w:jc w:val="center"/>
    </w:pPr>
    <w:rPr>
      <w:caps/>
      <w:color w:val="3C622A" w:themeColor="accent2" w:themeShade="80"/>
      <w:spacing w:val="50"/>
      <w:sz w:val="44"/>
      <w:szCs w:val="44"/>
    </w:rPr>
  </w:style>
  <w:style w:type="numbering" w:customStyle="1" w:styleId="MisysListstyle">
    <w:name w:val="Misys List style"/>
    <w:uiPriority w:val="99"/>
    <w:rsid w:val="001B000E"/>
    <w:pPr>
      <w:numPr>
        <w:numId w:val="1"/>
      </w:numPr>
    </w:pPr>
  </w:style>
  <w:style w:type="character" w:customStyle="1" w:styleId="TitleChar">
    <w:name w:val="Title Char"/>
    <w:basedOn w:val="DefaultParagraphFont"/>
    <w:link w:val="Title"/>
    <w:uiPriority w:val="10"/>
    <w:rsid w:val="005242EF"/>
    <w:rPr>
      <w:caps/>
      <w:color w:val="3C622A" w:themeColor="accent2" w:themeShade="80"/>
      <w:spacing w:val="50"/>
      <w:sz w:val="44"/>
      <w:szCs w:val="44"/>
    </w:rPr>
  </w:style>
  <w:style w:type="paragraph" w:styleId="TOAHeading">
    <w:name w:val="toa heading"/>
    <w:basedOn w:val="Normal"/>
    <w:next w:val="Normal"/>
    <w:uiPriority w:val="99"/>
    <w:semiHidden/>
    <w:rsid w:val="003A5A43"/>
    <w:pPr>
      <w:spacing w:before="120"/>
    </w:pPr>
    <w:rPr>
      <w:b/>
      <w:bCs/>
      <w:color w:val="2AB5B2" w:themeColor="text2"/>
      <w:sz w:val="24"/>
      <w:szCs w:val="24"/>
    </w:rPr>
  </w:style>
  <w:style w:type="paragraph" w:styleId="TOC5">
    <w:name w:val="toc 5"/>
    <w:basedOn w:val="Normal"/>
    <w:next w:val="Normal"/>
    <w:autoRedefine/>
    <w:uiPriority w:val="39"/>
    <w:semiHidden/>
    <w:rsid w:val="00A87F28"/>
    <w:pPr>
      <w:spacing w:after="100"/>
      <w:ind w:left="800"/>
    </w:pPr>
    <w:rPr>
      <w:b/>
      <w:sz w:val="16"/>
    </w:rPr>
  </w:style>
  <w:style w:type="paragraph" w:styleId="TOC6">
    <w:name w:val="toc 6"/>
    <w:basedOn w:val="Normal"/>
    <w:next w:val="Normal"/>
    <w:autoRedefine/>
    <w:uiPriority w:val="39"/>
    <w:semiHidden/>
    <w:rsid w:val="00037184"/>
    <w:pPr>
      <w:spacing w:after="100"/>
      <w:ind w:left="1000"/>
    </w:pPr>
    <w:rPr>
      <w:sz w:val="16"/>
    </w:rPr>
  </w:style>
  <w:style w:type="paragraph" w:styleId="TOC7">
    <w:name w:val="toc 7"/>
    <w:basedOn w:val="Normal"/>
    <w:next w:val="Normal"/>
    <w:autoRedefine/>
    <w:uiPriority w:val="39"/>
    <w:semiHidden/>
    <w:rsid w:val="00A87F28"/>
    <w:pPr>
      <w:spacing w:after="100"/>
      <w:ind w:left="1200"/>
    </w:pPr>
    <w:rPr>
      <w:b/>
      <w:sz w:val="14"/>
    </w:rPr>
  </w:style>
  <w:style w:type="paragraph" w:styleId="TOC8">
    <w:name w:val="toc 8"/>
    <w:basedOn w:val="Normal"/>
    <w:next w:val="Normal"/>
    <w:autoRedefine/>
    <w:uiPriority w:val="39"/>
    <w:semiHidden/>
    <w:rsid w:val="00037184"/>
    <w:pPr>
      <w:spacing w:after="100"/>
      <w:ind w:left="1400"/>
    </w:pPr>
    <w:rPr>
      <w:sz w:val="14"/>
    </w:rPr>
  </w:style>
  <w:style w:type="paragraph" w:styleId="TOC9">
    <w:name w:val="toc 9"/>
    <w:basedOn w:val="Normal"/>
    <w:next w:val="Normal"/>
    <w:autoRedefine/>
    <w:uiPriority w:val="39"/>
    <w:semiHidden/>
    <w:rsid w:val="00037184"/>
    <w:pPr>
      <w:spacing w:after="100"/>
      <w:ind w:left="1600"/>
    </w:pPr>
    <w:rPr>
      <w:sz w:val="14"/>
    </w:rPr>
  </w:style>
  <w:style w:type="character" w:customStyle="1" w:styleId="Heading4Char">
    <w:name w:val="Heading 4 Char"/>
    <w:basedOn w:val="DefaultParagraphFont"/>
    <w:link w:val="Heading4"/>
    <w:uiPriority w:val="9"/>
    <w:semiHidden/>
    <w:rsid w:val="005242EF"/>
    <w:rPr>
      <w:caps/>
      <w:color w:val="3B6129" w:themeColor="accent2" w:themeShade="7F"/>
      <w:spacing w:val="10"/>
    </w:rPr>
  </w:style>
  <w:style w:type="character" w:customStyle="1" w:styleId="Heading5Char">
    <w:name w:val="Heading 5 Char"/>
    <w:basedOn w:val="DefaultParagraphFont"/>
    <w:link w:val="Heading5"/>
    <w:uiPriority w:val="9"/>
    <w:semiHidden/>
    <w:rsid w:val="005242EF"/>
    <w:rPr>
      <w:caps/>
      <w:color w:val="3B6129" w:themeColor="accent2" w:themeShade="7F"/>
      <w:spacing w:val="10"/>
    </w:rPr>
  </w:style>
  <w:style w:type="character" w:customStyle="1" w:styleId="Heading6Char">
    <w:name w:val="Heading 6 Char"/>
    <w:basedOn w:val="DefaultParagraphFont"/>
    <w:link w:val="Heading6"/>
    <w:uiPriority w:val="9"/>
    <w:semiHidden/>
    <w:rsid w:val="005242EF"/>
    <w:rPr>
      <w:caps/>
      <w:color w:val="59923E" w:themeColor="accent2" w:themeShade="BF"/>
      <w:spacing w:val="10"/>
    </w:rPr>
  </w:style>
  <w:style w:type="character" w:customStyle="1" w:styleId="Heading7Char">
    <w:name w:val="Heading 7 Char"/>
    <w:basedOn w:val="DefaultParagraphFont"/>
    <w:link w:val="Heading7"/>
    <w:uiPriority w:val="9"/>
    <w:semiHidden/>
    <w:rsid w:val="005242EF"/>
    <w:rPr>
      <w:i/>
      <w:iCs/>
      <w:caps/>
      <w:color w:val="59923E" w:themeColor="accent2" w:themeShade="BF"/>
      <w:spacing w:val="10"/>
    </w:rPr>
  </w:style>
  <w:style w:type="character" w:customStyle="1" w:styleId="Heading8Char">
    <w:name w:val="Heading 8 Char"/>
    <w:basedOn w:val="DefaultParagraphFont"/>
    <w:link w:val="Heading8"/>
    <w:uiPriority w:val="9"/>
    <w:semiHidden/>
    <w:rsid w:val="005242EF"/>
    <w:rPr>
      <w:caps/>
      <w:spacing w:val="10"/>
      <w:sz w:val="20"/>
      <w:szCs w:val="20"/>
    </w:rPr>
  </w:style>
  <w:style w:type="paragraph" w:styleId="MacroText">
    <w:name w:val="macro"/>
    <w:basedOn w:val="Normal"/>
    <w:link w:val="MacroTextChar"/>
    <w:autoRedefine/>
    <w:uiPriority w:val="99"/>
    <w:semiHidden/>
    <w:rsid w:val="006877A1"/>
    <w:pPr>
      <w:tabs>
        <w:tab w:val="left" w:pos="576"/>
        <w:tab w:val="left" w:pos="1152"/>
        <w:tab w:val="left" w:pos="1728"/>
        <w:tab w:val="left" w:pos="2304"/>
        <w:tab w:val="left" w:pos="2880"/>
        <w:tab w:val="left" w:pos="3456"/>
        <w:tab w:val="left" w:pos="4032"/>
      </w:tabs>
    </w:pPr>
  </w:style>
  <w:style w:type="character" w:customStyle="1" w:styleId="MacroTextChar">
    <w:name w:val="Macro Text Char"/>
    <w:basedOn w:val="DefaultParagraphFont"/>
    <w:link w:val="MacroText"/>
    <w:uiPriority w:val="99"/>
    <w:semiHidden/>
    <w:rsid w:val="002835DF"/>
  </w:style>
  <w:style w:type="paragraph" w:customStyle="1" w:styleId="MisysTextBodyBulletPointLv2">
    <w:name w:val="Misys Text: Body Bullet Point Lv2"/>
    <w:basedOn w:val="MisysTextBodyBulletPointLv1"/>
    <w:autoRedefine/>
    <w:rsid w:val="00752C38"/>
    <w:pPr>
      <w:numPr>
        <w:numId w:val="2"/>
      </w:numPr>
    </w:pPr>
  </w:style>
  <w:style w:type="character" w:customStyle="1" w:styleId="Heading9Char">
    <w:name w:val="Heading 9 Char"/>
    <w:basedOn w:val="DefaultParagraphFont"/>
    <w:link w:val="Heading9"/>
    <w:uiPriority w:val="9"/>
    <w:semiHidden/>
    <w:rsid w:val="005242EF"/>
    <w:rPr>
      <w:i/>
      <w:iCs/>
      <w:caps/>
      <w:spacing w:val="10"/>
      <w:sz w:val="20"/>
      <w:szCs w:val="20"/>
    </w:rPr>
  </w:style>
  <w:style w:type="paragraph" w:styleId="Subtitle">
    <w:name w:val="Subtitle"/>
    <w:basedOn w:val="Normal"/>
    <w:next w:val="Normal"/>
    <w:link w:val="SubtitleChar"/>
    <w:uiPriority w:val="11"/>
    <w:qFormat/>
    <w:rsid w:val="005242E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5242EF"/>
    <w:rPr>
      <w:caps/>
      <w:spacing w:val="20"/>
      <w:sz w:val="18"/>
      <w:szCs w:val="18"/>
    </w:rPr>
  </w:style>
  <w:style w:type="character" w:styleId="SubtleEmphasis">
    <w:name w:val="Subtle Emphasis"/>
    <w:uiPriority w:val="19"/>
    <w:qFormat/>
    <w:rsid w:val="005242EF"/>
    <w:rPr>
      <w:i/>
      <w:iCs/>
    </w:rPr>
  </w:style>
  <w:style w:type="character" w:styleId="Emphasis">
    <w:name w:val="Emphasis"/>
    <w:uiPriority w:val="20"/>
    <w:qFormat/>
    <w:rsid w:val="005242EF"/>
    <w:rPr>
      <w:caps/>
      <w:spacing w:val="5"/>
      <w:sz w:val="20"/>
      <w:szCs w:val="20"/>
    </w:rPr>
  </w:style>
  <w:style w:type="character" w:styleId="IntenseEmphasis">
    <w:name w:val="Intense Emphasis"/>
    <w:uiPriority w:val="21"/>
    <w:qFormat/>
    <w:rsid w:val="005242EF"/>
    <w:rPr>
      <w:i/>
      <w:iCs/>
      <w:caps/>
      <w:spacing w:val="10"/>
      <w:sz w:val="20"/>
      <w:szCs w:val="20"/>
    </w:rPr>
  </w:style>
  <w:style w:type="character" w:styleId="Strong">
    <w:name w:val="Strong"/>
    <w:uiPriority w:val="22"/>
    <w:qFormat/>
    <w:rsid w:val="005242EF"/>
    <w:rPr>
      <w:b/>
      <w:bCs/>
      <w:color w:val="59923E" w:themeColor="accent2" w:themeShade="BF"/>
      <w:spacing w:val="5"/>
    </w:rPr>
  </w:style>
  <w:style w:type="paragraph" w:styleId="Quote">
    <w:name w:val="Quote"/>
    <w:basedOn w:val="Normal"/>
    <w:next w:val="Normal"/>
    <w:link w:val="QuoteChar"/>
    <w:uiPriority w:val="29"/>
    <w:qFormat/>
    <w:rsid w:val="005242EF"/>
    <w:rPr>
      <w:i/>
      <w:iCs/>
    </w:rPr>
  </w:style>
  <w:style w:type="character" w:customStyle="1" w:styleId="QuoteChar">
    <w:name w:val="Quote Char"/>
    <w:basedOn w:val="DefaultParagraphFont"/>
    <w:link w:val="Quote"/>
    <w:uiPriority w:val="29"/>
    <w:rsid w:val="005242EF"/>
    <w:rPr>
      <w:i/>
      <w:iCs/>
    </w:rPr>
  </w:style>
  <w:style w:type="paragraph" w:styleId="IntenseQuote">
    <w:name w:val="Intense Quote"/>
    <w:basedOn w:val="Normal"/>
    <w:next w:val="Normal"/>
    <w:link w:val="IntenseQuoteChar"/>
    <w:uiPriority w:val="30"/>
    <w:qFormat/>
    <w:rsid w:val="005242EF"/>
    <w:pPr>
      <w:pBdr>
        <w:top w:val="dotted" w:sz="2" w:space="10" w:color="3C622A" w:themeColor="accent2" w:themeShade="80"/>
        <w:bottom w:val="dotted" w:sz="2" w:space="4" w:color="3C622A" w:themeColor="accent2" w:themeShade="80"/>
      </w:pBdr>
      <w:spacing w:before="160" w:line="300" w:lineRule="auto"/>
      <w:ind w:left="1440" w:right="1440"/>
    </w:pPr>
    <w:rPr>
      <w:caps/>
      <w:color w:val="3B6129" w:themeColor="accent2" w:themeShade="7F"/>
      <w:spacing w:val="5"/>
      <w:sz w:val="20"/>
      <w:szCs w:val="20"/>
    </w:rPr>
  </w:style>
  <w:style w:type="character" w:customStyle="1" w:styleId="IntenseQuoteChar">
    <w:name w:val="Intense Quote Char"/>
    <w:basedOn w:val="DefaultParagraphFont"/>
    <w:link w:val="IntenseQuote"/>
    <w:uiPriority w:val="30"/>
    <w:rsid w:val="005242EF"/>
    <w:rPr>
      <w:caps/>
      <w:color w:val="3B6129" w:themeColor="accent2" w:themeShade="7F"/>
      <w:spacing w:val="5"/>
      <w:sz w:val="20"/>
      <w:szCs w:val="20"/>
    </w:rPr>
  </w:style>
  <w:style w:type="character" w:styleId="SubtleReference">
    <w:name w:val="Subtle Reference"/>
    <w:basedOn w:val="DefaultParagraphFont"/>
    <w:uiPriority w:val="31"/>
    <w:qFormat/>
    <w:rsid w:val="005242EF"/>
    <w:rPr>
      <w:rFonts w:asciiTheme="minorHAnsi" w:eastAsiaTheme="minorEastAsia" w:hAnsiTheme="minorHAnsi" w:cstheme="minorBidi"/>
      <w:i/>
      <w:iCs/>
      <w:color w:val="3B6129" w:themeColor="accent2" w:themeShade="7F"/>
    </w:rPr>
  </w:style>
  <w:style w:type="character" w:styleId="IntenseReference">
    <w:name w:val="Intense Reference"/>
    <w:uiPriority w:val="32"/>
    <w:qFormat/>
    <w:rsid w:val="005242EF"/>
    <w:rPr>
      <w:rFonts w:asciiTheme="minorHAnsi" w:eastAsiaTheme="minorEastAsia" w:hAnsiTheme="minorHAnsi" w:cstheme="minorBidi"/>
      <w:b/>
      <w:bCs/>
      <w:i/>
      <w:iCs/>
      <w:color w:val="3B6129" w:themeColor="accent2" w:themeShade="7F"/>
    </w:rPr>
  </w:style>
  <w:style w:type="character" w:styleId="BookTitle">
    <w:name w:val="Book Title"/>
    <w:uiPriority w:val="33"/>
    <w:qFormat/>
    <w:rsid w:val="005242EF"/>
    <w:rPr>
      <w:caps/>
      <w:color w:val="3B6129" w:themeColor="accent2" w:themeShade="7F"/>
      <w:spacing w:val="5"/>
      <w:u w:color="3B6129" w:themeColor="accent2" w:themeShade="7F"/>
    </w:rPr>
  </w:style>
  <w:style w:type="paragraph" w:styleId="ListParagraph">
    <w:name w:val="List Paragraph"/>
    <w:basedOn w:val="Normal"/>
    <w:uiPriority w:val="34"/>
    <w:qFormat/>
    <w:rsid w:val="005242EF"/>
    <w:pPr>
      <w:ind w:left="720"/>
      <w:contextualSpacing/>
    </w:pPr>
  </w:style>
  <w:style w:type="paragraph" w:styleId="Caption">
    <w:name w:val="caption"/>
    <w:basedOn w:val="Normal"/>
    <w:next w:val="Normal"/>
    <w:uiPriority w:val="35"/>
    <w:semiHidden/>
    <w:unhideWhenUsed/>
    <w:qFormat/>
    <w:rsid w:val="005242EF"/>
    <w:rPr>
      <w:caps/>
      <w:spacing w:val="10"/>
      <w:sz w:val="18"/>
      <w:szCs w:val="18"/>
    </w:rPr>
  </w:style>
  <w:style w:type="paragraph" w:styleId="Bibliography">
    <w:name w:val="Bibliography"/>
    <w:basedOn w:val="Normal"/>
    <w:next w:val="Normal"/>
    <w:uiPriority w:val="37"/>
    <w:semiHidden/>
    <w:rsid w:val="00A87F28"/>
  </w:style>
  <w:style w:type="paragraph" w:styleId="BlockText">
    <w:name w:val="Block Text"/>
    <w:basedOn w:val="Normal"/>
    <w:uiPriority w:val="99"/>
    <w:semiHidden/>
    <w:rsid w:val="00A87F28"/>
    <w:pPr>
      <w:pBdr>
        <w:top w:val="dotted" w:sz="4" w:space="10" w:color="auto"/>
        <w:left w:val="dotted" w:sz="4" w:space="10" w:color="auto"/>
        <w:bottom w:val="dotted" w:sz="4" w:space="10" w:color="auto"/>
        <w:right w:val="dotted" w:sz="4" w:space="10" w:color="auto"/>
      </w:pBdr>
      <w:ind w:left="1152" w:right="1152"/>
    </w:pPr>
    <w:rPr>
      <w:b/>
      <w:iCs/>
      <w:color w:val="27AFA3" w:themeColor="accent1"/>
    </w:rPr>
  </w:style>
  <w:style w:type="paragraph" w:styleId="BodyText">
    <w:name w:val="Body Text"/>
    <w:basedOn w:val="MisysTextBody"/>
    <w:next w:val="MisysTextBody"/>
    <w:link w:val="BodyTextChar"/>
    <w:uiPriority w:val="99"/>
    <w:semiHidden/>
    <w:rsid w:val="00A87F28"/>
  </w:style>
  <w:style w:type="character" w:customStyle="1" w:styleId="BodyTextChar">
    <w:name w:val="Body Text Char"/>
    <w:basedOn w:val="DefaultParagraphFont"/>
    <w:link w:val="BodyText"/>
    <w:uiPriority w:val="99"/>
    <w:semiHidden/>
    <w:rsid w:val="002835DF"/>
    <w:rPr>
      <w:rFonts w:asciiTheme="majorHAnsi" w:hAnsiTheme="majorHAnsi" w:cstheme="majorHAnsi"/>
    </w:rPr>
  </w:style>
  <w:style w:type="paragraph" w:styleId="BodyText2">
    <w:name w:val="Body Text 2"/>
    <w:basedOn w:val="MisysTextBody"/>
    <w:link w:val="BodyText2Char"/>
    <w:uiPriority w:val="99"/>
    <w:rsid w:val="00A87F28"/>
    <w:pPr>
      <w:spacing w:line="480" w:lineRule="auto"/>
    </w:pPr>
    <w:rPr>
      <w:sz w:val="16"/>
    </w:rPr>
  </w:style>
  <w:style w:type="character" w:customStyle="1" w:styleId="BodyText2Char">
    <w:name w:val="Body Text 2 Char"/>
    <w:basedOn w:val="DefaultParagraphFont"/>
    <w:link w:val="BodyText2"/>
    <w:uiPriority w:val="99"/>
    <w:rsid w:val="002835DF"/>
    <w:rPr>
      <w:rFonts w:asciiTheme="majorHAnsi" w:hAnsiTheme="majorHAnsi" w:cstheme="majorHAnsi"/>
      <w:sz w:val="16"/>
    </w:rPr>
  </w:style>
  <w:style w:type="paragraph" w:styleId="BodyText3">
    <w:name w:val="Body Text 3"/>
    <w:basedOn w:val="MisysTextBody"/>
    <w:link w:val="BodyText3Char"/>
    <w:uiPriority w:val="99"/>
    <w:rsid w:val="00A87F28"/>
    <w:rPr>
      <w:i/>
      <w:sz w:val="16"/>
      <w:szCs w:val="16"/>
    </w:rPr>
  </w:style>
  <w:style w:type="character" w:customStyle="1" w:styleId="BodyText3Char">
    <w:name w:val="Body Text 3 Char"/>
    <w:basedOn w:val="DefaultParagraphFont"/>
    <w:link w:val="BodyText3"/>
    <w:uiPriority w:val="99"/>
    <w:rsid w:val="002835DF"/>
    <w:rPr>
      <w:rFonts w:asciiTheme="majorHAnsi" w:hAnsiTheme="majorHAnsi" w:cstheme="majorHAnsi"/>
      <w:i/>
      <w:sz w:val="16"/>
      <w:szCs w:val="16"/>
    </w:rPr>
  </w:style>
  <w:style w:type="paragraph" w:styleId="BodyTextFirstIndent">
    <w:name w:val="Body Text First Indent"/>
    <w:basedOn w:val="MisysTextBody"/>
    <w:link w:val="BodyTextFirstIndentChar"/>
    <w:uiPriority w:val="99"/>
    <w:semiHidden/>
    <w:rsid w:val="00A87F28"/>
    <w:pPr>
      <w:tabs>
        <w:tab w:val="clear" w:pos="3680"/>
      </w:tabs>
      <w:spacing w:after="0"/>
      <w:ind w:firstLine="360"/>
    </w:pPr>
    <w:rPr>
      <w:rFonts w:cstheme="minorBidi"/>
    </w:rPr>
  </w:style>
  <w:style w:type="character" w:customStyle="1" w:styleId="BodyTextFirstIndentChar">
    <w:name w:val="Body Text First Indent Char"/>
    <w:basedOn w:val="BodyTextChar"/>
    <w:link w:val="BodyTextFirstIndent"/>
    <w:uiPriority w:val="99"/>
    <w:semiHidden/>
    <w:rsid w:val="002835DF"/>
    <w:rPr>
      <w:rFonts w:asciiTheme="majorHAnsi" w:hAnsiTheme="majorHAnsi" w:cstheme="majorHAnsi"/>
      <w:szCs w:val="22"/>
    </w:rPr>
  </w:style>
  <w:style w:type="paragraph" w:styleId="BodyTextIndent">
    <w:name w:val="Body Text Indent"/>
    <w:basedOn w:val="MisysTextBody"/>
    <w:link w:val="BodyTextIndentChar"/>
    <w:uiPriority w:val="99"/>
    <w:semiHidden/>
    <w:rsid w:val="00051F98"/>
    <w:pPr>
      <w:ind w:left="283"/>
    </w:pPr>
  </w:style>
  <w:style w:type="character" w:customStyle="1" w:styleId="BodyTextIndentChar">
    <w:name w:val="Body Text Indent Char"/>
    <w:basedOn w:val="DefaultParagraphFont"/>
    <w:link w:val="BodyTextIndent"/>
    <w:uiPriority w:val="99"/>
    <w:semiHidden/>
    <w:rsid w:val="002835DF"/>
    <w:rPr>
      <w:rFonts w:asciiTheme="majorHAnsi" w:hAnsiTheme="majorHAnsi" w:cstheme="majorHAnsi"/>
    </w:rPr>
  </w:style>
  <w:style w:type="paragraph" w:styleId="BodyTextFirstIndent2">
    <w:name w:val="Body Text First Indent 2"/>
    <w:basedOn w:val="MisysTextBody"/>
    <w:link w:val="BodyTextFirstIndent2Char"/>
    <w:uiPriority w:val="99"/>
    <w:semiHidden/>
    <w:rsid w:val="00051F98"/>
    <w:pPr>
      <w:spacing w:after="0"/>
      <w:ind w:firstLine="360"/>
    </w:pPr>
  </w:style>
  <w:style w:type="character" w:customStyle="1" w:styleId="BodyTextFirstIndent2Char">
    <w:name w:val="Body Text First Indent 2 Char"/>
    <w:basedOn w:val="BodyTextIndentChar"/>
    <w:link w:val="BodyTextFirstIndent2"/>
    <w:uiPriority w:val="99"/>
    <w:semiHidden/>
    <w:rsid w:val="002835DF"/>
    <w:rPr>
      <w:rFonts w:asciiTheme="majorHAnsi" w:hAnsiTheme="majorHAnsi" w:cstheme="majorHAnsi"/>
    </w:rPr>
  </w:style>
  <w:style w:type="paragraph" w:styleId="BodyTextIndent2">
    <w:name w:val="Body Text Indent 2"/>
    <w:basedOn w:val="MisysTextBody"/>
    <w:link w:val="BodyTextIndent2Char"/>
    <w:uiPriority w:val="99"/>
    <w:semiHidden/>
    <w:rsid w:val="00051F98"/>
    <w:pPr>
      <w:spacing w:line="480" w:lineRule="auto"/>
      <w:ind w:left="283"/>
    </w:pPr>
    <w:rPr>
      <w:sz w:val="16"/>
    </w:rPr>
  </w:style>
  <w:style w:type="character" w:customStyle="1" w:styleId="BodyTextIndent2Char">
    <w:name w:val="Body Text Indent 2 Char"/>
    <w:basedOn w:val="DefaultParagraphFont"/>
    <w:link w:val="BodyTextIndent2"/>
    <w:uiPriority w:val="99"/>
    <w:semiHidden/>
    <w:rsid w:val="002835DF"/>
    <w:rPr>
      <w:rFonts w:asciiTheme="majorHAnsi" w:hAnsiTheme="majorHAnsi" w:cstheme="majorHAnsi"/>
      <w:sz w:val="16"/>
    </w:rPr>
  </w:style>
  <w:style w:type="paragraph" w:styleId="BodyTextIndent3">
    <w:name w:val="Body Text Indent 3"/>
    <w:basedOn w:val="MisysTextBody"/>
    <w:link w:val="BodyTextIndent3Char"/>
    <w:uiPriority w:val="99"/>
    <w:semiHidden/>
    <w:rsid w:val="00051F98"/>
    <w:pPr>
      <w:ind w:left="283"/>
    </w:pPr>
    <w:rPr>
      <w:sz w:val="14"/>
      <w:szCs w:val="16"/>
    </w:rPr>
  </w:style>
  <w:style w:type="character" w:customStyle="1" w:styleId="BodyTextIndent3Char">
    <w:name w:val="Body Text Indent 3 Char"/>
    <w:basedOn w:val="DefaultParagraphFont"/>
    <w:link w:val="BodyTextIndent3"/>
    <w:uiPriority w:val="99"/>
    <w:semiHidden/>
    <w:rsid w:val="002835DF"/>
    <w:rPr>
      <w:rFonts w:asciiTheme="majorHAnsi" w:hAnsiTheme="majorHAnsi" w:cstheme="majorHAnsi"/>
      <w:sz w:val="14"/>
      <w:szCs w:val="16"/>
    </w:rPr>
  </w:style>
  <w:style w:type="paragraph" w:styleId="Closing">
    <w:name w:val="Closing"/>
    <w:basedOn w:val="MisysTextBody"/>
    <w:link w:val="ClosingChar"/>
    <w:uiPriority w:val="99"/>
    <w:semiHidden/>
    <w:rsid w:val="00051F98"/>
    <w:pPr>
      <w:ind w:left="4252"/>
    </w:pPr>
    <w:rPr>
      <w:b/>
      <w:color w:val="155A58" w:themeColor="text2" w:themeShade="80"/>
    </w:rPr>
  </w:style>
  <w:style w:type="character" w:customStyle="1" w:styleId="ClosingChar">
    <w:name w:val="Closing Char"/>
    <w:basedOn w:val="DefaultParagraphFont"/>
    <w:link w:val="Closing"/>
    <w:uiPriority w:val="99"/>
    <w:semiHidden/>
    <w:rsid w:val="002835DF"/>
    <w:rPr>
      <w:rFonts w:asciiTheme="majorHAnsi" w:hAnsiTheme="majorHAnsi" w:cstheme="majorHAnsi"/>
      <w:b/>
      <w:color w:val="155A58" w:themeColor="text2" w:themeShade="80"/>
    </w:rPr>
  </w:style>
  <w:style w:type="paragraph" w:styleId="Date">
    <w:name w:val="Date"/>
    <w:basedOn w:val="Normal"/>
    <w:next w:val="Normal"/>
    <w:link w:val="DateChar"/>
    <w:uiPriority w:val="99"/>
    <w:semiHidden/>
    <w:rsid w:val="00051F98"/>
  </w:style>
  <w:style w:type="character" w:customStyle="1" w:styleId="DateChar">
    <w:name w:val="Date Char"/>
    <w:basedOn w:val="DefaultParagraphFont"/>
    <w:link w:val="Date"/>
    <w:uiPriority w:val="99"/>
    <w:semiHidden/>
    <w:rsid w:val="002835DF"/>
  </w:style>
  <w:style w:type="paragraph" w:styleId="DocumentMap">
    <w:name w:val="Document Map"/>
    <w:basedOn w:val="Normal"/>
    <w:link w:val="DocumentMapChar"/>
    <w:uiPriority w:val="99"/>
    <w:semiHidden/>
    <w:rsid w:val="00051F98"/>
    <w:rPr>
      <w:rFonts w:cs="Tahoma"/>
      <w:sz w:val="16"/>
      <w:szCs w:val="16"/>
    </w:rPr>
  </w:style>
  <w:style w:type="character" w:customStyle="1" w:styleId="DocumentMapChar">
    <w:name w:val="Document Map Char"/>
    <w:basedOn w:val="DefaultParagraphFont"/>
    <w:link w:val="DocumentMap"/>
    <w:uiPriority w:val="99"/>
    <w:semiHidden/>
    <w:rsid w:val="002835DF"/>
    <w:rPr>
      <w:rFonts w:cs="Tahoma"/>
      <w:color w:val="auto"/>
      <w:sz w:val="16"/>
      <w:szCs w:val="16"/>
    </w:rPr>
  </w:style>
  <w:style w:type="paragraph" w:styleId="E-mailSignature">
    <w:name w:val="E-mail Signature"/>
    <w:basedOn w:val="Normal"/>
    <w:link w:val="E-mailSignatureChar"/>
    <w:uiPriority w:val="99"/>
    <w:semiHidden/>
    <w:rsid w:val="00051F98"/>
  </w:style>
  <w:style w:type="character" w:customStyle="1" w:styleId="E-mailSignatureChar">
    <w:name w:val="E-mail Signature Char"/>
    <w:basedOn w:val="DefaultParagraphFont"/>
    <w:link w:val="E-mailSignature"/>
    <w:uiPriority w:val="99"/>
    <w:semiHidden/>
    <w:rsid w:val="002835DF"/>
  </w:style>
  <w:style w:type="character" w:styleId="EndnoteReference">
    <w:name w:val="endnote reference"/>
    <w:basedOn w:val="DefaultParagraphFont"/>
    <w:uiPriority w:val="99"/>
    <w:semiHidden/>
    <w:rsid w:val="00051F98"/>
    <w:rPr>
      <w:rFonts w:asciiTheme="minorHAnsi" w:hAnsiTheme="minorHAnsi"/>
      <w:b/>
      <w:color w:val="155A58" w:themeColor="text2" w:themeShade="80"/>
      <w:sz w:val="16"/>
      <w:vertAlign w:val="superscript"/>
    </w:rPr>
  </w:style>
  <w:style w:type="paragraph" w:styleId="EndnoteText">
    <w:name w:val="endnote text"/>
    <w:basedOn w:val="Normal"/>
    <w:link w:val="EndnoteTextChar"/>
    <w:uiPriority w:val="99"/>
    <w:semiHidden/>
    <w:rsid w:val="00051F98"/>
    <w:rPr>
      <w:sz w:val="16"/>
    </w:rPr>
  </w:style>
  <w:style w:type="character" w:customStyle="1" w:styleId="EndnoteTextChar">
    <w:name w:val="Endnote Text Char"/>
    <w:basedOn w:val="DefaultParagraphFont"/>
    <w:link w:val="EndnoteText"/>
    <w:uiPriority w:val="99"/>
    <w:semiHidden/>
    <w:rsid w:val="002835DF"/>
    <w:rPr>
      <w:sz w:val="16"/>
    </w:rPr>
  </w:style>
  <w:style w:type="paragraph" w:styleId="EnvelopeAddress">
    <w:name w:val="envelope address"/>
    <w:basedOn w:val="Normal"/>
    <w:uiPriority w:val="99"/>
    <w:semiHidden/>
    <w:rsid w:val="00051F98"/>
    <w:pPr>
      <w:framePr w:w="7920" w:h="1980" w:hRule="exact" w:hSpace="180" w:wrap="auto" w:hAnchor="page" w:xAlign="center" w:yAlign="bottom"/>
      <w:ind w:left="2880"/>
    </w:pPr>
    <w:rPr>
      <w:sz w:val="24"/>
      <w:szCs w:val="24"/>
    </w:rPr>
  </w:style>
  <w:style w:type="character" w:styleId="FootnoteReference">
    <w:name w:val="footnote reference"/>
    <w:basedOn w:val="DefaultParagraphFont"/>
    <w:uiPriority w:val="99"/>
    <w:semiHidden/>
    <w:rsid w:val="00051F98"/>
    <w:rPr>
      <w:rFonts w:asciiTheme="minorHAnsi" w:hAnsiTheme="minorHAnsi"/>
      <w:b/>
      <w:sz w:val="20"/>
      <w:vertAlign w:val="superscript"/>
    </w:rPr>
  </w:style>
  <w:style w:type="paragraph" w:styleId="FootnoteText">
    <w:name w:val="footnote text"/>
    <w:basedOn w:val="Normal"/>
    <w:link w:val="FootnoteTextChar"/>
    <w:uiPriority w:val="99"/>
    <w:semiHidden/>
    <w:rsid w:val="00051F98"/>
  </w:style>
  <w:style w:type="character" w:customStyle="1" w:styleId="FootnoteTextChar">
    <w:name w:val="Footnote Text Char"/>
    <w:basedOn w:val="DefaultParagraphFont"/>
    <w:link w:val="FootnoteText"/>
    <w:uiPriority w:val="99"/>
    <w:semiHidden/>
    <w:rsid w:val="002835DF"/>
  </w:style>
  <w:style w:type="character" w:styleId="HTMLAcronym">
    <w:name w:val="HTML Acronym"/>
    <w:basedOn w:val="DefaultParagraphFont"/>
    <w:uiPriority w:val="99"/>
    <w:semiHidden/>
    <w:rsid w:val="00051F98"/>
    <w:rPr>
      <w:rFonts w:asciiTheme="minorHAnsi" w:hAnsiTheme="minorHAnsi"/>
      <w:sz w:val="20"/>
    </w:rPr>
  </w:style>
  <w:style w:type="paragraph" w:styleId="HTMLAddress">
    <w:name w:val="HTML Address"/>
    <w:basedOn w:val="Normal"/>
    <w:link w:val="HTMLAddressChar"/>
    <w:uiPriority w:val="99"/>
    <w:semiHidden/>
    <w:rsid w:val="00051F98"/>
    <w:rPr>
      <w:i/>
      <w:iCs/>
    </w:rPr>
  </w:style>
  <w:style w:type="character" w:customStyle="1" w:styleId="HTMLAddressChar">
    <w:name w:val="HTML Address Char"/>
    <w:basedOn w:val="DefaultParagraphFont"/>
    <w:link w:val="HTMLAddress"/>
    <w:uiPriority w:val="99"/>
    <w:semiHidden/>
    <w:rsid w:val="002835DF"/>
    <w:rPr>
      <w:i/>
      <w:iCs/>
    </w:rPr>
  </w:style>
  <w:style w:type="character" w:styleId="HTMLCite">
    <w:name w:val="HTML Cite"/>
    <w:basedOn w:val="DefaultParagraphFont"/>
    <w:uiPriority w:val="99"/>
    <w:semiHidden/>
    <w:rsid w:val="00051F98"/>
    <w:rPr>
      <w:rFonts w:asciiTheme="minorHAnsi" w:hAnsiTheme="minorHAnsi"/>
      <w:i/>
      <w:iCs/>
      <w:sz w:val="20"/>
    </w:rPr>
  </w:style>
  <w:style w:type="character" w:styleId="HTMLCode">
    <w:name w:val="HTML Code"/>
    <w:basedOn w:val="DefaultParagraphFont"/>
    <w:uiPriority w:val="99"/>
    <w:semiHidden/>
    <w:rsid w:val="00051F98"/>
    <w:rPr>
      <w:rFonts w:asciiTheme="minorHAnsi" w:hAnsiTheme="minorHAnsi" w:cs="Consolas"/>
      <w:color w:val="ACACAC" w:themeColor="text1" w:themeTint="66"/>
      <w:sz w:val="20"/>
      <w:szCs w:val="20"/>
    </w:rPr>
  </w:style>
  <w:style w:type="character" w:styleId="HTMLDefinition">
    <w:name w:val="HTML Definition"/>
    <w:basedOn w:val="DefaultParagraphFont"/>
    <w:uiPriority w:val="99"/>
    <w:semiHidden/>
    <w:rsid w:val="00051F98"/>
    <w:rPr>
      <w:i/>
      <w:iCs/>
      <w:color w:val="838383" w:themeColor="text1" w:themeTint="99"/>
    </w:rPr>
  </w:style>
  <w:style w:type="paragraph" w:styleId="Index1">
    <w:name w:val="index 1"/>
    <w:basedOn w:val="Normal"/>
    <w:next w:val="Normal"/>
    <w:autoRedefine/>
    <w:uiPriority w:val="99"/>
    <w:semiHidden/>
    <w:rsid w:val="00051F98"/>
    <w:pPr>
      <w:ind w:left="200" w:hanging="200"/>
    </w:pPr>
  </w:style>
  <w:style w:type="paragraph" w:styleId="IndexHeading">
    <w:name w:val="index heading"/>
    <w:basedOn w:val="Normal"/>
    <w:next w:val="Index1"/>
    <w:uiPriority w:val="99"/>
    <w:semiHidden/>
    <w:rsid w:val="00051F98"/>
    <w:rPr>
      <w:b/>
      <w:bCs/>
      <w:color w:val="2AB5B2" w:themeColor="text2"/>
    </w:rPr>
  </w:style>
  <w:style w:type="character" w:styleId="LineNumber">
    <w:name w:val="line number"/>
    <w:basedOn w:val="DefaultParagraphFont"/>
    <w:uiPriority w:val="99"/>
    <w:semiHidden/>
    <w:rsid w:val="00051F98"/>
    <w:rPr>
      <w:rFonts w:asciiTheme="minorHAnsi" w:hAnsiTheme="minorHAnsi"/>
      <w:sz w:val="20"/>
    </w:rPr>
  </w:style>
  <w:style w:type="paragraph" w:styleId="MessageHeader">
    <w:name w:val="Message Header"/>
    <w:basedOn w:val="Normal"/>
    <w:link w:val="MessageHeaderChar"/>
    <w:uiPriority w:val="99"/>
    <w:semiHidden/>
    <w:rsid w:val="00051F98"/>
    <w:pPr>
      <w:pBdr>
        <w:top w:val="dotted" w:sz="4" w:space="1" w:color="D5D5D5" w:themeColor="text1" w:themeTint="33"/>
        <w:left w:val="dotted" w:sz="4" w:space="1" w:color="D5D5D5" w:themeColor="text1" w:themeTint="33"/>
        <w:bottom w:val="dotted" w:sz="4" w:space="1" w:color="D5D5D5" w:themeColor="text1" w:themeTint="33"/>
        <w:right w:val="dotted" w:sz="4" w:space="1" w:color="D5D5D5" w:themeColor="text1" w:themeTint="33"/>
      </w:pBdr>
      <w:shd w:val="pct20" w:color="auto" w:fill="auto"/>
      <w:ind w:left="1134" w:hanging="1134"/>
    </w:pPr>
    <w:rPr>
      <w:b/>
      <w:sz w:val="24"/>
      <w:szCs w:val="24"/>
    </w:rPr>
  </w:style>
  <w:style w:type="character" w:customStyle="1" w:styleId="MessageHeaderChar">
    <w:name w:val="Message Header Char"/>
    <w:basedOn w:val="DefaultParagraphFont"/>
    <w:link w:val="MessageHeader"/>
    <w:uiPriority w:val="99"/>
    <w:semiHidden/>
    <w:rsid w:val="002835DF"/>
    <w:rPr>
      <w:rFonts w:asciiTheme="majorHAnsi" w:eastAsiaTheme="majorEastAsia" w:hAnsiTheme="majorHAnsi" w:cstheme="majorBidi"/>
      <w:b/>
      <w:sz w:val="24"/>
      <w:szCs w:val="24"/>
      <w:shd w:val="pct20" w:color="auto" w:fill="auto"/>
    </w:rPr>
  </w:style>
  <w:style w:type="paragraph" w:styleId="NormalWeb">
    <w:name w:val="Normal (Web)"/>
    <w:basedOn w:val="Normal"/>
    <w:uiPriority w:val="99"/>
    <w:semiHidden/>
    <w:rsid w:val="00051F98"/>
    <w:rPr>
      <w:rFonts w:cs="Times New Roman"/>
      <w:sz w:val="24"/>
      <w:szCs w:val="24"/>
    </w:rPr>
  </w:style>
  <w:style w:type="character" w:styleId="PageNumber">
    <w:name w:val="page number"/>
    <w:basedOn w:val="DefaultParagraphFont"/>
    <w:uiPriority w:val="99"/>
    <w:semiHidden/>
    <w:rsid w:val="00051F98"/>
    <w:rPr>
      <w:rFonts w:asciiTheme="minorHAnsi" w:hAnsiTheme="minorHAnsi"/>
      <w:sz w:val="20"/>
    </w:rPr>
  </w:style>
  <w:style w:type="paragraph" w:styleId="PlainText">
    <w:name w:val="Plain Text"/>
    <w:basedOn w:val="Normal"/>
    <w:link w:val="PlainTextChar"/>
    <w:uiPriority w:val="99"/>
    <w:semiHidden/>
    <w:rsid w:val="00051F98"/>
    <w:rPr>
      <w:rFonts w:cs="Consolas"/>
      <w:szCs w:val="21"/>
    </w:rPr>
  </w:style>
  <w:style w:type="character" w:customStyle="1" w:styleId="PlainTextChar">
    <w:name w:val="Plain Text Char"/>
    <w:basedOn w:val="DefaultParagraphFont"/>
    <w:link w:val="PlainText"/>
    <w:uiPriority w:val="99"/>
    <w:semiHidden/>
    <w:rsid w:val="002835DF"/>
    <w:rPr>
      <w:rFonts w:cs="Consolas"/>
      <w:szCs w:val="21"/>
    </w:rPr>
  </w:style>
  <w:style w:type="paragraph" w:styleId="Salutation">
    <w:name w:val="Salutation"/>
    <w:basedOn w:val="Normal"/>
    <w:next w:val="Normal"/>
    <w:link w:val="SalutationChar"/>
    <w:uiPriority w:val="99"/>
    <w:semiHidden/>
    <w:rsid w:val="00051F98"/>
  </w:style>
  <w:style w:type="character" w:customStyle="1" w:styleId="SalutationChar">
    <w:name w:val="Salutation Char"/>
    <w:basedOn w:val="DefaultParagraphFont"/>
    <w:link w:val="Salutation"/>
    <w:uiPriority w:val="99"/>
    <w:semiHidden/>
    <w:rsid w:val="002835DF"/>
  </w:style>
  <w:style w:type="paragraph" w:styleId="Signature">
    <w:name w:val="Signature"/>
    <w:basedOn w:val="Normal"/>
    <w:link w:val="SignatureChar"/>
    <w:uiPriority w:val="99"/>
    <w:semiHidden/>
    <w:rsid w:val="009E394A"/>
    <w:pPr>
      <w:ind w:left="4252"/>
    </w:pPr>
    <w:rPr>
      <w:i/>
    </w:rPr>
  </w:style>
  <w:style w:type="character" w:customStyle="1" w:styleId="SignatureChar">
    <w:name w:val="Signature Char"/>
    <w:basedOn w:val="DefaultParagraphFont"/>
    <w:link w:val="Signature"/>
    <w:uiPriority w:val="99"/>
    <w:semiHidden/>
    <w:rsid w:val="002835DF"/>
    <w:rPr>
      <w:i/>
    </w:rPr>
  </w:style>
  <w:style w:type="paragraph" w:customStyle="1" w:styleId="MisysTextBodyBulletPointLv3">
    <w:name w:val="Misys Text: Body Bullet Point Lv3"/>
    <w:basedOn w:val="MisysTextBodyBulletPointLv2"/>
    <w:autoRedefine/>
    <w:rsid w:val="005860BA"/>
    <w:pPr>
      <w:numPr>
        <w:numId w:val="5"/>
      </w:numPr>
      <w:ind w:left="851" w:hanging="284"/>
    </w:pPr>
  </w:style>
  <w:style w:type="paragraph" w:customStyle="1" w:styleId="MisysTextBodyBulletPointLv4">
    <w:name w:val="Misys Text: Body Bullet Point Lv4"/>
    <w:basedOn w:val="MisysTextBodyBulletPointLv3"/>
    <w:autoRedefine/>
    <w:rsid w:val="005860BA"/>
    <w:pPr>
      <w:numPr>
        <w:numId w:val="6"/>
      </w:numPr>
    </w:pPr>
  </w:style>
  <w:style w:type="table" w:styleId="MediumShading1-Accent4">
    <w:name w:val="Medium Shading 1 Accent 4"/>
    <w:basedOn w:val="TableNormal"/>
    <w:uiPriority w:val="63"/>
    <w:rsid w:val="00067C78"/>
    <w:pPr>
      <w:spacing w:after="0" w:line="240" w:lineRule="auto"/>
    </w:pPr>
    <w:tblPr>
      <w:tblStyleRowBandSize w:val="1"/>
      <w:tblStyleColBandSize w:val="1"/>
      <w:tblBorders>
        <w:top w:val="single" w:sz="8" w:space="0" w:color="A499C8" w:themeColor="accent4" w:themeTint="BF"/>
        <w:left w:val="single" w:sz="8" w:space="0" w:color="A499C8" w:themeColor="accent4" w:themeTint="BF"/>
        <w:bottom w:val="single" w:sz="8" w:space="0" w:color="A499C8" w:themeColor="accent4" w:themeTint="BF"/>
        <w:right w:val="single" w:sz="8" w:space="0" w:color="A499C8" w:themeColor="accent4" w:themeTint="BF"/>
        <w:insideH w:val="single" w:sz="8" w:space="0" w:color="A499C8" w:themeColor="accent4" w:themeTint="BF"/>
      </w:tblBorders>
    </w:tblPr>
    <w:tblStylePr w:type="firstRow">
      <w:pPr>
        <w:spacing w:before="0" w:after="0" w:line="240" w:lineRule="auto"/>
      </w:pPr>
      <w:rPr>
        <w:b/>
        <w:bCs/>
        <w:color w:val="FFFFFF" w:themeColor="background1"/>
      </w:rPr>
      <w:tblPr/>
      <w:tcPr>
        <w:tcBorders>
          <w:top w:val="single" w:sz="8" w:space="0" w:color="A499C8" w:themeColor="accent4" w:themeTint="BF"/>
          <w:left w:val="single" w:sz="8" w:space="0" w:color="A499C8" w:themeColor="accent4" w:themeTint="BF"/>
          <w:bottom w:val="single" w:sz="8" w:space="0" w:color="A499C8" w:themeColor="accent4" w:themeTint="BF"/>
          <w:right w:val="single" w:sz="8" w:space="0" w:color="A499C8" w:themeColor="accent4" w:themeTint="BF"/>
          <w:insideH w:val="nil"/>
          <w:insideV w:val="nil"/>
        </w:tcBorders>
        <w:shd w:val="clear" w:color="auto" w:fill="8678B6" w:themeFill="accent4"/>
      </w:tcPr>
    </w:tblStylePr>
    <w:tblStylePr w:type="lastRow">
      <w:pPr>
        <w:spacing w:before="0" w:after="0" w:line="240" w:lineRule="auto"/>
      </w:pPr>
      <w:rPr>
        <w:b/>
        <w:bCs/>
      </w:rPr>
      <w:tblPr/>
      <w:tcPr>
        <w:tcBorders>
          <w:top w:val="double" w:sz="6" w:space="0" w:color="A499C8" w:themeColor="accent4" w:themeTint="BF"/>
          <w:left w:val="single" w:sz="8" w:space="0" w:color="A499C8" w:themeColor="accent4" w:themeTint="BF"/>
          <w:bottom w:val="single" w:sz="8" w:space="0" w:color="A499C8" w:themeColor="accent4" w:themeTint="BF"/>
          <w:right w:val="single" w:sz="8" w:space="0" w:color="A499C8" w:themeColor="accent4" w:themeTint="BF"/>
          <w:insideH w:val="nil"/>
          <w:insideV w:val="nil"/>
        </w:tcBorders>
      </w:tcPr>
    </w:tblStylePr>
    <w:tblStylePr w:type="firstCol">
      <w:rPr>
        <w:b/>
        <w:bCs/>
      </w:rPr>
    </w:tblStylePr>
    <w:tblStylePr w:type="lastCol">
      <w:rPr>
        <w:b/>
        <w:bCs/>
      </w:rPr>
    </w:tblStylePr>
    <w:tblStylePr w:type="band1Vert">
      <w:tblPr/>
      <w:tcPr>
        <w:shd w:val="clear" w:color="auto" w:fill="E0DDED" w:themeFill="accent4" w:themeFillTint="3F"/>
      </w:tcPr>
    </w:tblStylePr>
    <w:tblStylePr w:type="band1Horz">
      <w:tblPr/>
      <w:tcPr>
        <w:tcBorders>
          <w:insideH w:val="nil"/>
          <w:insideV w:val="nil"/>
        </w:tcBorders>
        <w:shd w:val="clear" w:color="auto" w:fill="E0DDED" w:themeFill="accent4" w:themeFillTint="3F"/>
      </w:tcPr>
    </w:tblStylePr>
    <w:tblStylePr w:type="band2Horz">
      <w:tblPr/>
      <w:tcPr>
        <w:tcBorders>
          <w:insideH w:val="nil"/>
          <w:insideV w:val="nil"/>
        </w:tcBorders>
      </w:tcPr>
    </w:tblStylePr>
  </w:style>
  <w:style w:type="table" w:styleId="MediumGrid3-Accent4">
    <w:name w:val="Medium Grid 3 Accent 4"/>
    <w:basedOn w:val="TableNormal"/>
    <w:uiPriority w:val="69"/>
    <w:rsid w:val="00F07F2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DD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678B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678B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678B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678B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2BBDA"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2BBDA" w:themeFill="accent4" w:themeFillTint="7F"/>
      </w:tcPr>
    </w:tblStylePr>
  </w:style>
  <w:style w:type="table" w:styleId="LightShading-Accent1">
    <w:name w:val="Light Shading Accent 1"/>
    <w:basedOn w:val="TableNormal"/>
    <w:uiPriority w:val="60"/>
    <w:rsid w:val="00C642A1"/>
    <w:pPr>
      <w:spacing w:after="0" w:line="240" w:lineRule="auto"/>
    </w:pPr>
    <w:rPr>
      <w:color w:val="1D8279" w:themeColor="accent1" w:themeShade="BF"/>
    </w:rPr>
    <w:tblPr>
      <w:tblStyleRowBandSize w:val="1"/>
      <w:tblStyleColBandSize w:val="1"/>
      <w:tblBorders>
        <w:top w:val="single" w:sz="8" w:space="0" w:color="27AFA3" w:themeColor="accent1"/>
        <w:bottom w:val="single" w:sz="8" w:space="0" w:color="27AFA3" w:themeColor="accent1"/>
      </w:tblBorders>
    </w:tblPr>
    <w:tblStylePr w:type="firstRow">
      <w:pPr>
        <w:spacing w:before="0" w:after="0" w:line="240" w:lineRule="auto"/>
      </w:pPr>
      <w:rPr>
        <w:b/>
        <w:bCs/>
      </w:rPr>
      <w:tblPr/>
      <w:tcPr>
        <w:tcBorders>
          <w:top w:val="single" w:sz="8" w:space="0" w:color="27AFA3" w:themeColor="accent1"/>
          <w:left w:val="nil"/>
          <w:bottom w:val="single" w:sz="8" w:space="0" w:color="27AFA3" w:themeColor="accent1"/>
          <w:right w:val="nil"/>
          <w:insideH w:val="nil"/>
          <w:insideV w:val="nil"/>
        </w:tcBorders>
      </w:tcPr>
    </w:tblStylePr>
    <w:tblStylePr w:type="lastRow">
      <w:pPr>
        <w:spacing w:before="0" w:after="0" w:line="240" w:lineRule="auto"/>
      </w:pPr>
      <w:rPr>
        <w:b/>
        <w:bCs/>
      </w:rPr>
      <w:tblPr/>
      <w:tcPr>
        <w:tcBorders>
          <w:top w:val="single" w:sz="8" w:space="0" w:color="27AFA3" w:themeColor="accent1"/>
          <w:left w:val="nil"/>
          <w:bottom w:val="single" w:sz="8" w:space="0" w:color="27AFA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3F1ED" w:themeFill="accent1" w:themeFillTint="3F"/>
      </w:tcPr>
    </w:tblStylePr>
    <w:tblStylePr w:type="band1Horz">
      <w:tblPr/>
      <w:tcPr>
        <w:tcBorders>
          <w:left w:val="nil"/>
          <w:right w:val="nil"/>
          <w:insideH w:val="nil"/>
          <w:insideV w:val="nil"/>
        </w:tcBorders>
        <w:shd w:val="clear" w:color="auto" w:fill="C3F1ED" w:themeFill="accent1" w:themeFillTint="3F"/>
      </w:tcPr>
    </w:tblStylePr>
  </w:style>
  <w:style w:type="table" w:styleId="LightGrid-Accent1">
    <w:name w:val="Light Grid Accent 1"/>
    <w:basedOn w:val="TableNormal"/>
    <w:uiPriority w:val="62"/>
    <w:rsid w:val="00C642A1"/>
    <w:pPr>
      <w:spacing w:after="0" w:line="240" w:lineRule="auto"/>
    </w:pPr>
    <w:tblPr>
      <w:tblStyleRowBandSize w:val="1"/>
      <w:tblStyleColBandSize w:val="1"/>
      <w:tblBorders>
        <w:top w:val="single" w:sz="8" w:space="0" w:color="27AFA3" w:themeColor="accent1"/>
        <w:left w:val="single" w:sz="8" w:space="0" w:color="27AFA3" w:themeColor="accent1"/>
        <w:bottom w:val="single" w:sz="8" w:space="0" w:color="27AFA3" w:themeColor="accent1"/>
        <w:right w:val="single" w:sz="8" w:space="0" w:color="27AFA3" w:themeColor="accent1"/>
        <w:insideH w:val="single" w:sz="8" w:space="0" w:color="27AFA3" w:themeColor="accent1"/>
        <w:insideV w:val="single" w:sz="8" w:space="0" w:color="27AFA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7AFA3" w:themeColor="accent1"/>
          <w:left w:val="single" w:sz="8" w:space="0" w:color="27AFA3" w:themeColor="accent1"/>
          <w:bottom w:val="single" w:sz="18" w:space="0" w:color="27AFA3" w:themeColor="accent1"/>
          <w:right w:val="single" w:sz="8" w:space="0" w:color="27AFA3" w:themeColor="accent1"/>
          <w:insideH w:val="nil"/>
          <w:insideV w:val="single" w:sz="8" w:space="0" w:color="27AFA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7AFA3" w:themeColor="accent1"/>
          <w:left w:val="single" w:sz="8" w:space="0" w:color="27AFA3" w:themeColor="accent1"/>
          <w:bottom w:val="single" w:sz="8" w:space="0" w:color="27AFA3" w:themeColor="accent1"/>
          <w:right w:val="single" w:sz="8" w:space="0" w:color="27AFA3" w:themeColor="accent1"/>
          <w:insideH w:val="nil"/>
          <w:insideV w:val="single" w:sz="8" w:space="0" w:color="27AFA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7AFA3" w:themeColor="accent1"/>
          <w:left w:val="single" w:sz="8" w:space="0" w:color="27AFA3" w:themeColor="accent1"/>
          <w:bottom w:val="single" w:sz="8" w:space="0" w:color="27AFA3" w:themeColor="accent1"/>
          <w:right w:val="single" w:sz="8" w:space="0" w:color="27AFA3" w:themeColor="accent1"/>
        </w:tcBorders>
      </w:tcPr>
    </w:tblStylePr>
    <w:tblStylePr w:type="band1Vert">
      <w:tblPr/>
      <w:tcPr>
        <w:tcBorders>
          <w:top w:val="single" w:sz="8" w:space="0" w:color="27AFA3" w:themeColor="accent1"/>
          <w:left w:val="single" w:sz="8" w:space="0" w:color="27AFA3" w:themeColor="accent1"/>
          <w:bottom w:val="single" w:sz="8" w:space="0" w:color="27AFA3" w:themeColor="accent1"/>
          <w:right w:val="single" w:sz="8" w:space="0" w:color="27AFA3" w:themeColor="accent1"/>
        </w:tcBorders>
        <w:shd w:val="clear" w:color="auto" w:fill="C3F1ED" w:themeFill="accent1" w:themeFillTint="3F"/>
      </w:tcPr>
    </w:tblStylePr>
    <w:tblStylePr w:type="band1Horz">
      <w:tblPr/>
      <w:tcPr>
        <w:tcBorders>
          <w:top w:val="single" w:sz="8" w:space="0" w:color="27AFA3" w:themeColor="accent1"/>
          <w:left w:val="single" w:sz="8" w:space="0" w:color="27AFA3" w:themeColor="accent1"/>
          <w:bottom w:val="single" w:sz="8" w:space="0" w:color="27AFA3" w:themeColor="accent1"/>
          <w:right w:val="single" w:sz="8" w:space="0" w:color="27AFA3" w:themeColor="accent1"/>
          <w:insideV w:val="single" w:sz="8" w:space="0" w:color="27AFA3" w:themeColor="accent1"/>
        </w:tcBorders>
        <w:shd w:val="clear" w:color="auto" w:fill="C3F1ED" w:themeFill="accent1" w:themeFillTint="3F"/>
      </w:tcPr>
    </w:tblStylePr>
    <w:tblStylePr w:type="band2Horz">
      <w:tblPr/>
      <w:tcPr>
        <w:tcBorders>
          <w:top w:val="single" w:sz="8" w:space="0" w:color="27AFA3" w:themeColor="accent1"/>
          <w:left w:val="single" w:sz="8" w:space="0" w:color="27AFA3" w:themeColor="accent1"/>
          <w:bottom w:val="single" w:sz="8" w:space="0" w:color="27AFA3" w:themeColor="accent1"/>
          <w:right w:val="single" w:sz="8" w:space="0" w:color="27AFA3" w:themeColor="accent1"/>
          <w:insideV w:val="single" w:sz="8" w:space="0" w:color="27AFA3" w:themeColor="accent1"/>
        </w:tcBorders>
      </w:tcPr>
    </w:tblStylePr>
  </w:style>
  <w:style w:type="table" w:styleId="ColorfulList">
    <w:name w:val="Colorful List"/>
    <w:basedOn w:val="TableNormal"/>
    <w:uiPriority w:val="72"/>
    <w:rsid w:val="00155848"/>
    <w:pPr>
      <w:spacing w:after="0" w:line="240" w:lineRule="auto"/>
    </w:pPr>
    <w:tblPr>
      <w:tblStyleRowBandSize w:val="1"/>
      <w:tblStyleColBandSize w:val="1"/>
    </w:tblPr>
    <w:tcPr>
      <w:shd w:val="clear" w:color="auto" w:fill="EAEAEA" w:themeFill="text1" w:themeFillTint="19"/>
    </w:tcPr>
    <w:tblStylePr w:type="firstRow">
      <w:rPr>
        <w:b/>
        <w:bCs/>
        <w:color w:val="FFFFFF" w:themeColor="background1"/>
      </w:rPr>
      <w:tblPr/>
      <w:tcPr>
        <w:tcBorders>
          <w:bottom w:val="single" w:sz="12" w:space="0" w:color="FFFFFF" w:themeColor="background1"/>
        </w:tcBorders>
        <w:shd w:val="clear" w:color="auto" w:fill="5F9C42" w:themeFill="accent2" w:themeFillShade="CC"/>
      </w:tcPr>
    </w:tblStylePr>
    <w:tblStylePr w:type="lastRow">
      <w:rPr>
        <w:b/>
        <w:bCs/>
        <w:color w:val="5F9C42" w:themeColor="accent2" w:themeShade="CC"/>
      </w:rPr>
      <w:tblPr/>
      <w:tcPr>
        <w:tcBorders>
          <w:top w:val="single" w:sz="12" w:space="0" w:color="31313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text1" w:themeFillTint="3F"/>
      </w:tcPr>
    </w:tblStylePr>
    <w:tblStylePr w:type="band1Horz">
      <w:tblPr/>
      <w:tcPr>
        <w:shd w:val="clear" w:color="auto" w:fill="D5D5D5"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89511">
      <w:bodyDiv w:val="1"/>
      <w:marLeft w:val="0"/>
      <w:marRight w:val="0"/>
      <w:marTop w:val="0"/>
      <w:marBottom w:val="0"/>
      <w:divBdr>
        <w:top w:val="none" w:sz="0" w:space="0" w:color="auto"/>
        <w:left w:val="none" w:sz="0" w:space="0" w:color="auto"/>
        <w:bottom w:val="none" w:sz="0" w:space="0" w:color="auto"/>
        <w:right w:val="none" w:sz="0" w:space="0" w:color="auto"/>
      </w:divBdr>
    </w:div>
    <w:div w:id="383869028">
      <w:bodyDiv w:val="1"/>
      <w:marLeft w:val="0"/>
      <w:marRight w:val="0"/>
      <w:marTop w:val="0"/>
      <w:marBottom w:val="0"/>
      <w:divBdr>
        <w:top w:val="none" w:sz="0" w:space="0" w:color="auto"/>
        <w:left w:val="none" w:sz="0" w:space="0" w:color="auto"/>
        <w:bottom w:val="none" w:sz="0" w:space="0" w:color="auto"/>
        <w:right w:val="none" w:sz="0" w:space="0" w:color="auto"/>
      </w:divBdr>
    </w:div>
    <w:div w:id="472600519">
      <w:bodyDiv w:val="1"/>
      <w:marLeft w:val="0"/>
      <w:marRight w:val="0"/>
      <w:marTop w:val="0"/>
      <w:marBottom w:val="0"/>
      <w:divBdr>
        <w:top w:val="none" w:sz="0" w:space="0" w:color="auto"/>
        <w:left w:val="none" w:sz="0" w:space="0" w:color="auto"/>
        <w:bottom w:val="none" w:sz="0" w:space="0" w:color="auto"/>
        <w:right w:val="none" w:sz="0" w:space="0" w:color="auto"/>
      </w:divBdr>
    </w:div>
    <w:div w:id="950278713">
      <w:bodyDiv w:val="1"/>
      <w:marLeft w:val="0"/>
      <w:marRight w:val="0"/>
      <w:marTop w:val="0"/>
      <w:marBottom w:val="0"/>
      <w:divBdr>
        <w:top w:val="none" w:sz="0" w:space="0" w:color="auto"/>
        <w:left w:val="none" w:sz="0" w:space="0" w:color="auto"/>
        <w:bottom w:val="none" w:sz="0" w:space="0" w:color="auto"/>
        <w:right w:val="none" w:sz="0" w:space="0" w:color="auto"/>
      </w:divBdr>
      <w:divsChild>
        <w:div w:id="1304697089">
          <w:marLeft w:val="0"/>
          <w:marRight w:val="0"/>
          <w:marTop w:val="0"/>
          <w:marBottom w:val="0"/>
          <w:divBdr>
            <w:top w:val="none" w:sz="0" w:space="0" w:color="auto"/>
            <w:left w:val="none" w:sz="0" w:space="0" w:color="auto"/>
            <w:bottom w:val="none" w:sz="0" w:space="0" w:color="auto"/>
            <w:right w:val="none" w:sz="0" w:space="0" w:color="auto"/>
          </w:divBdr>
        </w:div>
        <w:div w:id="1448549155">
          <w:marLeft w:val="0"/>
          <w:marRight w:val="0"/>
          <w:marTop w:val="0"/>
          <w:marBottom w:val="0"/>
          <w:divBdr>
            <w:top w:val="none" w:sz="0" w:space="0" w:color="auto"/>
            <w:left w:val="none" w:sz="0" w:space="0" w:color="auto"/>
            <w:bottom w:val="none" w:sz="0" w:space="0" w:color="auto"/>
            <w:right w:val="none" w:sz="0" w:space="0" w:color="auto"/>
          </w:divBdr>
        </w:div>
        <w:div w:id="597517497">
          <w:marLeft w:val="0"/>
          <w:marRight w:val="0"/>
          <w:marTop w:val="0"/>
          <w:marBottom w:val="0"/>
          <w:divBdr>
            <w:top w:val="none" w:sz="0" w:space="0" w:color="auto"/>
            <w:left w:val="none" w:sz="0" w:space="0" w:color="auto"/>
            <w:bottom w:val="none" w:sz="0" w:space="0" w:color="auto"/>
            <w:right w:val="none" w:sz="0" w:space="0" w:color="auto"/>
          </w:divBdr>
        </w:div>
      </w:divsChild>
    </w:div>
    <w:div w:id="1296376949">
      <w:bodyDiv w:val="1"/>
      <w:marLeft w:val="0"/>
      <w:marRight w:val="0"/>
      <w:marTop w:val="0"/>
      <w:marBottom w:val="0"/>
      <w:divBdr>
        <w:top w:val="none" w:sz="0" w:space="0" w:color="auto"/>
        <w:left w:val="none" w:sz="0" w:space="0" w:color="auto"/>
        <w:bottom w:val="none" w:sz="0" w:space="0" w:color="auto"/>
        <w:right w:val="none" w:sz="0" w:space="0" w:color="auto"/>
      </w:divBdr>
      <w:divsChild>
        <w:div w:id="1830557976">
          <w:marLeft w:val="0"/>
          <w:marRight w:val="0"/>
          <w:marTop w:val="0"/>
          <w:marBottom w:val="0"/>
          <w:divBdr>
            <w:top w:val="none" w:sz="0" w:space="0" w:color="auto"/>
            <w:left w:val="none" w:sz="0" w:space="0" w:color="auto"/>
            <w:bottom w:val="none" w:sz="0" w:space="0" w:color="auto"/>
            <w:right w:val="none" w:sz="0" w:space="0" w:color="auto"/>
          </w:divBdr>
        </w:div>
        <w:div w:id="705518979">
          <w:marLeft w:val="0"/>
          <w:marRight w:val="0"/>
          <w:marTop w:val="0"/>
          <w:marBottom w:val="0"/>
          <w:divBdr>
            <w:top w:val="none" w:sz="0" w:space="0" w:color="auto"/>
            <w:left w:val="none" w:sz="0" w:space="0" w:color="auto"/>
            <w:bottom w:val="none" w:sz="0" w:space="0" w:color="auto"/>
            <w:right w:val="none" w:sz="0" w:space="0" w:color="auto"/>
          </w:divBdr>
        </w:div>
        <w:div w:id="559176529">
          <w:marLeft w:val="0"/>
          <w:marRight w:val="0"/>
          <w:marTop w:val="0"/>
          <w:marBottom w:val="0"/>
          <w:divBdr>
            <w:top w:val="none" w:sz="0" w:space="0" w:color="auto"/>
            <w:left w:val="none" w:sz="0" w:space="0" w:color="auto"/>
            <w:bottom w:val="none" w:sz="0" w:space="0" w:color="auto"/>
            <w:right w:val="none" w:sz="0" w:space="0" w:color="auto"/>
          </w:divBdr>
        </w:div>
      </w:divsChild>
    </w:div>
    <w:div w:id="1440835121">
      <w:bodyDiv w:val="1"/>
      <w:marLeft w:val="0"/>
      <w:marRight w:val="0"/>
      <w:marTop w:val="0"/>
      <w:marBottom w:val="0"/>
      <w:divBdr>
        <w:top w:val="none" w:sz="0" w:space="0" w:color="auto"/>
        <w:left w:val="none" w:sz="0" w:space="0" w:color="auto"/>
        <w:bottom w:val="none" w:sz="0" w:space="0" w:color="auto"/>
        <w:right w:val="none" w:sz="0" w:space="0" w:color="auto"/>
      </w:divBdr>
    </w:div>
    <w:div w:id="1450929639">
      <w:bodyDiv w:val="1"/>
      <w:marLeft w:val="0"/>
      <w:marRight w:val="0"/>
      <w:marTop w:val="0"/>
      <w:marBottom w:val="0"/>
      <w:divBdr>
        <w:top w:val="none" w:sz="0" w:space="0" w:color="auto"/>
        <w:left w:val="none" w:sz="0" w:space="0" w:color="auto"/>
        <w:bottom w:val="none" w:sz="0" w:space="0" w:color="auto"/>
        <w:right w:val="none" w:sz="0" w:space="0" w:color="auto"/>
      </w:divBdr>
    </w:div>
    <w:div w:id="1577855484">
      <w:bodyDiv w:val="1"/>
      <w:marLeft w:val="0"/>
      <w:marRight w:val="0"/>
      <w:marTop w:val="0"/>
      <w:marBottom w:val="0"/>
      <w:divBdr>
        <w:top w:val="none" w:sz="0" w:space="0" w:color="auto"/>
        <w:left w:val="none" w:sz="0" w:space="0" w:color="auto"/>
        <w:bottom w:val="none" w:sz="0" w:space="0" w:color="auto"/>
        <w:right w:val="none" w:sz="0" w:space="0" w:color="auto"/>
      </w:divBdr>
    </w:div>
    <w:div w:id="1799641583">
      <w:bodyDiv w:val="1"/>
      <w:marLeft w:val="0"/>
      <w:marRight w:val="0"/>
      <w:marTop w:val="0"/>
      <w:marBottom w:val="0"/>
      <w:divBdr>
        <w:top w:val="none" w:sz="0" w:space="0" w:color="auto"/>
        <w:left w:val="none" w:sz="0" w:space="0" w:color="auto"/>
        <w:bottom w:val="none" w:sz="0" w:space="0" w:color="auto"/>
        <w:right w:val="none" w:sz="0" w:space="0" w:color="auto"/>
      </w:divBdr>
    </w:div>
    <w:div w:id="185283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comments" Target="comments.xml"/><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7.png"/><Relationship Id="rId42" Type="http://schemas.microsoft.com/office/2011/relationships/commentsExtended" Target="commentsExtended.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cid:image010.png@01D1BC06.091064B0" TargetMode="External"/><Relationship Id="rId33" Type="http://schemas.openxmlformats.org/officeDocument/2006/relationships/image" Target="media/image16.png"/><Relationship Id="rId38" Type="http://schemas.openxmlformats.org/officeDocument/2006/relationships/image" Target="media/image21.jp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cid:image009.png@01D1BC06.091064B0"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lim\work\workspace\missions\Mediolanum\implementation\toolkit\tkt7&amp;8%20-%20Hedge%20orders\Misys_FusionInvest_template_EN_2015.dotx" TargetMode="External"/></Relationships>
</file>

<file path=word/theme/theme1.xml><?xml version="1.0" encoding="utf-8"?>
<a:theme xmlns:a="http://schemas.openxmlformats.org/drawingml/2006/main" name="Misys_Colour_Theme_2015">
  <a:themeElements>
    <a:clrScheme name="Misys Theme 2015">
      <a:dk1>
        <a:srgbClr val="313131"/>
      </a:dk1>
      <a:lt1>
        <a:sysClr val="window" lastClr="FFFFFF"/>
      </a:lt1>
      <a:dk2>
        <a:srgbClr val="2AB5B2"/>
      </a:dk2>
      <a:lt2>
        <a:srgbClr val="FFFFFF"/>
      </a:lt2>
      <a:accent1>
        <a:srgbClr val="27AFA3"/>
      </a:accent1>
      <a:accent2>
        <a:srgbClr val="7BBA5D"/>
      </a:accent2>
      <a:accent3>
        <a:srgbClr val="F27E46"/>
      </a:accent3>
      <a:accent4>
        <a:srgbClr val="8678B6"/>
      </a:accent4>
      <a:accent5>
        <a:srgbClr val="E13141"/>
      </a:accent5>
      <a:accent6>
        <a:srgbClr val="B6930A"/>
      </a:accent6>
      <a:hlink>
        <a:srgbClr val="6B5DA5"/>
      </a:hlink>
      <a:folHlink>
        <a:srgbClr val="E96CA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ln w="12700" cap="rnd" cmpd="sng">
          <a:solidFill>
            <a:schemeClr val="tx1"/>
          </a:solidFill>
          <a:prstDash val="sysDot"/>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E7E9FF1D653E04FAE62F0B9FAA426FB" ma:contentTypeVersion="6" ma:contentTypeDescription="Create a new document." ma:contentTypeScope="" ma:versionID="90100dc4249d284fb3f11893c552205b">
  <xsd:schema xmlns:xsd="http://www.w3.org/2001/XMLSchema" xmlns:p="http://schemas.microsoft.com/office/2006/metadata/properties" xmlns:ns1="http://schemas.microsoft.com/sharepoint/v3" targetNamespace="http://schemas.microsoft.com/office/2006/metadata/properties" ma:root="true" ma:fieldsID="d6b5559aa7bc42d946178072c65451e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24C4B1-A31B-404B-B308-48A05D3B06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D42B1AD-0504-4119-9AE3-828D1BBF0F38}">
  <ds:schemaRefs>
    <ds:schemaRef ds:uri="http://schemas.microsoft.com/sharepoint/v3/contenttype/forms"/>
  </ds:schemaRefs>
</ds:datastoreItem>
</file>

<file path=customXml/itemProps4.xml><?xml version="1.0" encoding="utf-8"?>
<ds:datastoreItem xmlns:ds="http://schemas.openxmlformats.org/officeDocument/2006/customXml" ds:itemID="{FE23DD18-FEF1-4430-BF30-CEE2C58B3530}">
  <ds:schemaRefs>
    <ds:schemaRef ds:uri="http://schemas.microsoft.com/office/2006/metadata/properties"/>
    <ds:schemaRef ds:uri="http://schemas.microsoft.com/sharepoint/v3"/>
  </ds:schemaRefs>
</ds:datastoreItem>
</file>

<file path=customXml/itemProps5.xml><?xml version="1.0" encoding="utf-8"?>
<ds:datastoreItem xmlns:ds="http://schemas.openxmlformats.org/officeDocument/2006/customXml" ds:itemID="{F4576D23-B028-479D-992D-7A587E867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Misys_FusionInvest_template_EN_2015.dotx</Template>
  <TotalTime>0</TotalTime>
  <Pages>17</Pages>
  <Words>3267</Words>
  <Characters>18623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Funding &amp; Hedging Orders on Foreign Currency Securities</vt:lpstr>
    </vt:vector>
  </TitlesOfParts>
  <Company>Mediolanum / Misys</Company>
  <LinksUpToDate>false</LinksUpToDate>
  <CharactersWithSpaces>21847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Funding &amp; Hedging Orders on Foreign Currency Securities</dc:title>
  <dc:subject>FusionInvest Toolkit</dc:subject>
  <dc:creator>Chennoufi, Slim</dc:creator>
  <cp:lastModifiedBy>Su, Yuanjia</cp:lastModifiedBy>
  <cp:revision>2</cp:revision>
  <cp:lastPrinted>2016-06-29T16:57:00Z</cp:lastPrinted>
  <dcterms:created xsi:type="dcterms:W3CDTF">2016-12-21T14:37:00Z</dcterms:created>
  <dcterms:modified xsi:type="dcterms:W3CDTF">2016-12-21T14:37:00Z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0x0101008E7E9FF1D653E04FAE62F0B9FAA426FB</vt:lpwstr>
  </property>
</Properties>
</file>