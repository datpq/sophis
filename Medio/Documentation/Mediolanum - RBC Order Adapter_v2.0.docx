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xls" ContentType="application/vnd.ms-exce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hAnsiTheme="minorHAnsi" w:cstheme="minorBidi"/>
          <w:szCs w:val="22"/>
        </w:rPr>
        <w:id w:val="-84312233"/>
        <w:docPartObj>
          <w:docPartGallery w:val="Cover Pages"/>
          <w:docPartUnique/>
        </w:docPartObj>
      </w:sdtPr>
      <w:sdtEndPr>
        <w:rPr>
          <w:szCs w:val="20"/>
        </w:rPr>
      </w:sdtEndPr>
      <w:sdtContent>
        <w:p w:rsidR="007333D6" w:rsidRDefault="007333D6" w:rsidP="007333D6">
          <w:pPr>
            <w:pStyle w:val="MisysTextBody"/>
            <w:jc w:val="both"/>
          </w:pPr>
          <w:r>
            <w:rPr>
              <w:noProof/>
              <w:lang w:val="en-US" w:eastAsia="zh-CN"/>
            </w:rPr>
            <w:drawing>
              <wp:anchor distT="0" distB="0" distL="114300" distR="114300" simplePos="0" relativeHeight="251658752" behindDoc="1" locked="0" layoutInCell="1" allowOverlap="1">
                <wp:simplePos x="0" y="0"/>
                <wp:positionH relativeFrom="page">
                  <wp:posOffset>363855</wp:posOffset>
                </wp:positionH>
                <wp:positionV relativeFrom="topMargin">
                  <wp:posOffset>363855</wp:posOffset>
                </wp:positionV>
                <wp:extent cx="2444400" cy="381600"/>
                <wp:effectExtent l="0" t="0" r="0" b="0"/>
                <wp:wrapNone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MisysLogo_192ppi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44400" cy="38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val="en-US" w:eastAsia="zh-CN"/>
            </w:rPr>
            <w:drawing>
              <wp:anchor distT="0" distB="0" distL="114300" distR="114300" simplePos="0" relativeHeight="251655680" behindDoc="1" locked="0" layoutInCell="1" allowOverlap="1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60000" cy="10692000"/>
                <wp:effectExtent l="0" t="0" r="9525" b="1905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v3_Misys-Colour_Corporate_A4_96ppi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000" cy="1069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tbl>
          <w:tblPr>
            <w:tblpPr w:leftFromText="187" w:rightFromText="187" w:horzAnchor="margin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080"/>
          </w:tblGrid>
          <w:tr w:rsidR="007333D6" w:rsidTr="00407317">
            <w:tc>
              <w:tcPr>
                <w:tcW w:w="7672" w:type="dxa"/>
                <w:tcBorders>
                  <w:left w:val="nil"/>
                  <w:bottom w:val="dotted" w:sz="8" w:space="0" w:color="000000" w:themeColor="text1"/>
                </w:tcBorders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7333D6" w:rsidRPr="004E1455" w:rsidRDefault="0088488C" w:rsidP="00407317">
                <w:pPr>
                  <w:pStyle w:val="MisysCoverFamilyProductname"/>
                  <w:framePr w:hSpace="0" w:wrap="auto" w:hAnchor="text" w:yAlign="inline"/>
                  <w:jc w:val="both"/>
                </w:pPr>
                <w:sdt>
                  <w:sdtPr>
                    <w:alias w:val="Family"/>
                    <w:tag w:val="Family name"/>
                    <w:id w:val="13406915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7333D6">
                      <w:t>Misys</w:t>
                    </w:r>
                  </w:sdtContent>
                </w:sdt>
              </w:p>
            </w:tc>
          </w:tr>
          <w:tr w:rsidR="007333D6" w:rsidTr="00407317">
            <w:tc>
              <w:tcPr>
                <w:tcW w:w="7672" w:type="dxa"/>
                <w:tcBorders>
                  <w:top w:val="dotted" w:sz="8" w:space="0" w:color="000000" w:themeColor="text1"/>
                  <w:left w:val="nil"/>
                </w:tcBorders>
                <w:tcMar>
                  <w:top w:w="170" w:type="dxa"/>
                </w:tcMar>
              </w:tcPr>
              <w:sdt>
                <w:sdtPr>
                  <w:alias w:val="Title"/>
                  <w:tag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7333D6" w:rsidRPr="00251B17" w:rsidRDefault="009A69F7" w:rsidP="009A69F7">
                    <w:pPr>
                      <w:pStyle w:val="MisysCoverTitle"/>
                      <w:framePr w:hSpace="0" w:wrap="auto" w:hAnchor="text" w:xAlign="left" w:yAlign="inline"/>
                      <w:jc w:val="both"/>
                    </w:pPr>
                    <w:r>
                      <w:t xml:space="preserve">External </w:t>
                    </w:r>
                    <w:r w:rsidR="00BD1EE0">
                      <w:t xml:space="preserve">Fund Order Workflow </w:t>
                    </w:r>
                    <w:r>
                      <w:t xml:space="preserve">&amp; </w:t>
                    </w:r>
                    <w:r w:rsidR="00664076">
                      <w:t xml:space="preserve">Adapter </w:t>
                    </w:r>
                    <w:r w:rsidR="00BD1EE0">
                      <w:t xml:space="preserve"> for RBC GFP</w:t>
                    </w:r>
                  </w:p>
                </w:sdtContent>
              </w:sdt>
            </w:tc>
          </w:tr>
          <w:tr w:rsidR="007333D6" w:rsidTr="00407317">
            <w:sdt>
              <w:sdtPr>
                <w:rPr>
                  <w:color w:val="auto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Borders>
                      <w:left w:val="nil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7333D6" w:rsidRPr="003C0EDF" w:rsidRDefault="00BD1EE0" w:rsidP="00407317">
                    <w:pPr>
                      <w:pStyle w:val="MisysCoverSubTitle"/>
                      <w:framePr w:hSpace="0" w:wrap="auto" w:hAnchor="text" w:xAlign="left" w:yAlign="inline"/>
                      <w:jc w:val="both"/>
                    </w:pPr>
                    <w:r>
                      <w:rPr>
                        <w:color w:val="auto"/>
                      </w:rPr>
                      <w:t>FusionInvest Toolkit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YSpec="bottom"/>
            <w:tblW w:w="3857" w:type="pct"/>
            <w:tblLook w:val="04A0" w:firstRow="1" w:lastRow="0" w:firstColumn="1" w:lastColumn="0" w:noHBand="0" w:noVBand="1"/>
          </w:tblPr>
          <w:tblGrid>
            <w:gridCol w:w="5863"/>
          </w:tblGrid>
          <w:tr w:rsidR="007333D6" w:rsidTr="0040731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7333D6" w:rsidRPr="00251B17" w:rsidRDefault="007333D6" w:rsidP="00407317">
                    <w:pPr>
                      <w:pStyle w:val="NoSpacing"/>
                      <w:jc w:val="both"/>
                    </w:pPr>
                    <w:r>
                      <w:rPr>
                        <w:lang w:val="en-GB"/>
                      </w:rPr>
                      <w:t>Su, Yuanjia</w:t>
                    </w:r>
                  </w:p>
                </w:sdtContent>
              </w:sdt>
              <w:sdt>
                <w:sdtPr>
                  <w:alias w:val="Date"/>
                  <w:tag w:val="Date"/>
                  <w:id w:val="13406932"/>
                  <w:showingPlcHdr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d MMMM 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7333D6" w:rsidRPr="004E1455" w:rsidRDefault="007333D6" w:rsidP="00407317">
                    <w:pPr>
                      <w:pStyle w:val="NoSpacing"/>
                      <w:jc w:val="both"/>
                    </w:pPr>
                    <w:r>
                      <w:t xml:space="preserve">     </w:t>
                    </w:r>
                  </w:p>
                </w:sdtContent>
              </w:sdt>
            </w:tc>
          </w:tr>
        </w:tbl>
        <w:p w:rsidR="007333D6" w:rsidRDefault="007333D6" w:rsidP="007333D6">
          <w:pPr>
            <w:pStyle w:val="MisysTextBody"/>
            <w:jc w:val="both"/>
          </w:pPr>
          <w:r>
            <w:rPr>
              <w:noProof/>
              <w:lang w:val="en-US" w:eastAsia="zh-CN"/>
            </w:rPr>
            <w:drawing>
              <wp:anchor distT="0" distB="0" distL="114300" distR="114300" simplePos="0" relativeHeight="251656704" behindDoc="1" locked="0" layoutInCell="1" allowOverlap="1">
                <wp:simplePos x="0" y="0"/>
                <wp:positionH relativeFrom="page">
                  <wp:posOffset>5943600</wp:posOffset>
                </wp:positionH>
                <wp:positionV relativeFrom="page">
                  <wp:posOffset>9355455</wp:posOffset>
                </wp:positionV>
                <wp:extent cx="1620000" cy="1339850"/>
                <wp:effectExtent l="0" t="0" r="0" b="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ConnectiveIntelligence_384ppi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0000" cy="1339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  <w:sdt>
          <w:sdtPr>
            <w:rPr>
              <w:rFonts w:ascii="Calibri" w:hAnsi="Calibri" w:cstheme="minorBidi"/>
              <w:bCs w:val="0"/>
              <w:color w:val="000000" w:themeColor="text1"/>
              <w:sz w:val="22"/>
              <w:szCs w:val="22"/>
            </w:rPr>
            <w:id w:val="-1973128341"/>
            <w:docPartObj>
              <w:docPartGallery w:val="Table of Contents"/>
              <w:docPartUnique/>
            </w:docPartObj>
          </w:sdtPr>
          <w:sdtEndPr>
            <w:rPr>
              <w:rFonts w:asciiTheme="minorHAnsi" w:hAnsiTheme="minorHAnsi"/>
              <w:sz w:val="20"/>
              <w:szCs w:val="20"/>
            </w:rPr>
          </w:sdtEndPr>
          <w:sdtContent>
            <w:p w:rsidR="007333D6" w:rsidRPr="00037184" w:rsidRDefault="007333D6" w:rsidP="007333D6">
              <w:pPr>
                <w:pStyle w:val="TOCHeading"/>
                <w:jc w:val="both"/>
              </w:pPr>
              <w:r w:rsidRPr="00037184">
                <w:t>Contents</w:t>
              </w:r>
            </w:p>
            <w:p w:rsidR="009A69F7" w:rsidRDefault="002F6FBE" w:rsidP="009A69F7">
              <w:pPr>
                <w:pStyle w:val="TOC3"/>
                <w:numPr>
                  <w:ilvl w:val="0"/>
                  <w:numId w:val="0"/>
                </w:numPr>
                <w:tabs>
                  <w:tab w:val="right" w:leader="dot" w:pos="7360"/>
                </w:tabs>
                <w:ind w:left="284" w:hanging="284"/>
                <w:rPr>
                  <w:rFonts w:asciiTheme="minorHAnsi" w:eastAsiaTheme="minorEastAsia" w:hAnsiTheme="minorHAnsi" w:cstheme="minorBidi"/>
                  <w:b w:val="0"/>
                  <w:noProof/>
                  <w:color w:val="auto"/>
                  <w:sz w:val="22"/>
                  <w:szCs w:val="22"/>
                  <w:lang w:eastAsia="zh-CN"/>
                </w:rPr>
              </w:pPr>
              <w:r>
                <w:fldChar w:fldCharType="begin"/>
              </w:r>
              <w:r w:rsidR="007333D6">
                <w:instrText xml:space="preserve"> TOC \o "1-4" \h \z \t "Misys Text: Sub Head Lv1,3,Misys Text: Sub Head Lv2,4,Misys Section Heading Lv1,1,Misys Section Heading Lv2,2" </w:instrText>
              </w:r>
              <w:r>
                <w:fldChar w:fldCharType="separate"/>
              </w:r>
              <w:hyperlink w:anchor="_Toc458632383" w:history="1">
                <w:r w:rsidR="009A69F7" w:rsidRPr="00887168">
                  <w:rPr>
                    <w:rStyle w:val="Hyperlink"/>
                    <w:noProof/>
                  </w:rPr>
                  <w:t>Purpose</w:t>
                </w:r>
                <w:r w:rsidR="009A69F7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9A69F7">
                  <w:rPr>
                    <w:noProof/>
                    <w:webHidden/>
                  </w:rPr>
                  <w:instrText xml:space="preserve"> PAGEREF _Toc458632383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A69F7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A69F7" w:rsidRDefault="0088488C">
              <w:pPr>
                <w:pStyle w:val="TOC1"/>
                <w:rPr>
                  <w:rFonts w:asciiTheme="minorHAnsi" w:eastAsiaTheme="minorEastAsia" w:hAnsiTheme="minorHAnsi" w:cstheme="minorBidi"/>
                  <w:b w:val="0"/>
                  <w:noProof/>
                  <w:color w:val="auto"/>
                  <w:sz w:val="22"/>
                  <w:szCs w:val="22"/>
                  <w:lang w:eastAsia="zh-CN"/>
                </w:rPr>
              </w:pPr>
              <w:hyperlink w:anchor="_Toc458632384" w:history="1">
                <w:r w:rsidR="009A69F7" w:rsidRPr="00887168">
                  <w:rPr>
                    <w:rStyle w:val="Hyperlink"/>
                    <w:noProof/>
                  </w:rPr>
                  <w:t>Business requirement</w:t>
                </w:r>
                <w:r w:rsidR="009A69F7">
                  <w:rPr>
                    <w:noProof/>
                    <w:webHidden/>
                  </w:rPr>
                  <w:tab/>
                </w:r>
                <w:r w:rsidR="002F6FBE">
                  <w:rPr>
                    <w:noProof/>
                    <w:webHidden/>
                  </w:rPr>
                  <w:fldChar w:fldCharType="begin"/>
                </w:r>
                <w:r w:rsidR="009A69F7">
                  <w:rPr>
                    <w:noProof/>
                    <w:webHidden/>
                  </w:rPr>
                  <w:instrText xml:space="preserve"> PAGEREF _Toc458632384 \h </w:instrText>
                </w:r>
                <w:r w:rsidR="002F6FBE">
                  <w:rPr>
                    <w:noProof/>
                    <w:webHidden/>
                  </w:rPr>
                </w:r>
                <w:r w:rsidR="002F6FBE">
                  <w:rPr>
                    <w:noProof/>
                    <w:webHidden/>
                  </w:rPr>
                  <w:fldChar w:fldCharType="separate"/>
                </w:r>
                <w:r w:rsidR="009A69F7">
                  <w:rPr>
                    <w:noProof/>
                    <w:webHidden/>
                  </w:rPr>
                  <w:t>3</w:t>
                </w:r>
                <w:r w:rsidR="002F6FBE">
                  <w:rPr>
                    <w:noProof/>
                    <w:webHidden/>
                  </w:rPr>
                  <w:fldChar w:fldCharType="end"/>
                </w:r>
              </w:hyperlink>
            </w:p>
            <w:p w:rsidR="009A69F7" w:rsidRDefault="0088488C">
              <w:pPr>
                <w:pStyle w:val="TOC2"/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  <w:szCs w:val="22"/>
                  <w:lang w:eastAsia="zh-CN"/>
                </w:rPr>
              </w:pPr>
              <w:hyperlink w:anchor="_Toc458632385" w:history="1">
                <w:r w:rsidR="009A69F7" w:rsidRPr="00887168">
                  <w:rPr>
                    <w:rStyle w:val="Hyperlink"/>
                    <w:noProof/>
                  </w:rPr>
                  <w:t>1.1 External fund orders workflow</w:t>
                </w:r>
                <w:r w:rsidR="009A69F7">
                  <w:rPr>
                    <w:noProof/>
                    <w:webHidden/>
                  </w:rPr>
                  <w:tab/>
                </w:r>
                <w:r w:rsidR="002F6FBE">
                  <w:rPr>
                    <w:noProof/>
                    <w:webHidden/>
                  </w:rPr>
                  <w:fldChar w:fldCharType="begin"/>
                </w:r>
                <w:r w:rsidR="009A69F7">
                  <w:rPr>
                    <w:noProof/>
                    <w:webHidden/>
                  </w:rPr>
                  <w:instrText xml:space="preserve"> PAGEREF _Toc458632385 \h </w:instrText>
                </w:r>
                <w:r w:rsidR="002F6FBE">
                  <w:rPr>
                    <w:noProof/>
                    <w:webHidden/>
                  </w:rPr>
                </w:r>
                <w:r w:rsidR="002F6FBE">
                  <w:rPr>
                    <w:noProof/>
                    <w:webHidden/>
                  </w:rPr>
                  <w:fldChar w:fldCharType="separate"/>
                </w:r>
                <w:r w:rsidR="009A69F7">
                  <w:rPr>
                    <w:noProof/>
                    <w:webHidden/>
                  </w:rPr>
                  <w:t>3</w:t>
                </w:r>
                <w:r w:rsidR="002F6FBE">
                  <w:rPr>
                    <w:noProof/>
                    <w:webHidden/>
                  </w:rPr>
                  <w:fldChar w:fldCharType="end"/>
                </w:r>
              </w:hyperlink>
            </w:p>
            <w:p w:rsidR="009A69F7" w:rsidRDefault="0088488C">
              <w:pPr>
                <w:pStyle w:val="TOC2"/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  <w:szCs w:val="22"/>
                  <w:lang w:eastAsia="zh-CN"/>
                </w:rPr>
              </w:pPr>
              <w:hyperlink w:anchor="_Toc458632386" w:history="1">
                <w:r w:rsidR="009A69F7" w:rsidRPr="00887168">
                  <w:rPr>
                    <w:rStyle w:val="Hyperlink"/>
                    <w:noProof/>
                  </w:rPr>
                  <w:t>1.2 Timeout requirements</w:t>
                </w:r>
                <w:r w:rsidR="009A69F7">
                  <w:rPr>
                    <w:noProof/>
                    <w:webHidden/>
                  </w:rPr>
                  <w:tab/>
                </w:r>
                <w:r w:rsidR="002F6FBE">
                  <w:rPr>
                    <w:noProof/>
                    <w:webHidden/>
                  </w:rPr>
                  <w:fldChar w:fldCharType="begin"/>
                </w:r>
                <w:r w:rsidR="009A69F7">
                  <w:rPr>
                    <w:noProof/>
                    <w:webHidden/>
                  </w:rPr>
                  <w:instrText xml:space="preserve"> PAGEREF _Toc458632386 \h </w:instrText>
                </w:r>
                <w:r w:rsidR="002F6FBE">
                  <w:rPr>
                    <w:noProof/>
                    <w:webHidden/>
                  </w:rPr>
                </w:r>
                <w:r w:rsidR="002F6FBE">
                  <w:rPr>
                    <w:noProof/>
                    <w:webHidden/>
                  </w:rPr>
                  <w:fldChar w:fldCharType="separate"/>
                </w:r>
                <w:r w:rsidR="009A69F7">
                  <w:rPr>
                    <w:noProof/>
                    <w:webHidden/>
                  </w:rPr>
                  <w:t>3</w:t>
                </w:r>
                <w:r w:rsidR="002F6FBE">
                  <w:rPr>
                    <w:noProof/>
                    <w:webHidden/>
                  </w:rPr>
                  <w:fldChar w:fldCharType="end"/>
                </w:r>
              </w:hyperlink>
            </w:p>
            <w:p w:rsidR="009A69F7" w:rsidRDefault="0088488C">
              <w:pPr>
                <w:pStyle w:val="TOC1"/>
                <w:rPr>
                  <w:rFonts w:asciiTheme="minorHAnsi" w:eastAsiaTheme="minorEastAsia" w:hAnsiTheme="minorHAnsi" w:cstheme="minorBidi"/>
                  <w:b w:val="0"/>
                  <w:noProof/>
                  <w:color w:val="auto"/>
                  <w:sz w:val="22"/>
                  <w:szCs w:val="22"/>
                  <w:lang w:eastAsia="zh-CN"/>
                </w:rPr>
              </w:pPr>
              <w:hyperlink w:anchor="_Toc458632387" w:history="1">
                <w:r w:rsidR="009A69F7" w:rsidRPr="00887168">
                  <w:rPr>
                    <w:rStyle w:val="Hyperlink"/>
                    <w:noProof/>
                  </w:rPr>
                  <w:t>2.1 Order file format</w:t>
                </w:r>
                <w:r w:rsidR="009A69F7">
                  <w:rPr>
                    <w:noProof/>
                    <w:webHidden/>
                  </w:rPr>
                  <w:tab/>
                </w:r>
                <w:r w:rsidR="002F6FBE">
                  <w:rPr>
                    <w:noProof/>
                    <w:webHidden/>
                  </w:rPr>
                  <w:fldChar w:fldCharType="begin"/>
                </w:r>
                <w:r w:rsidR="009A69F7">
                  <w:rPr>
                    <w:noProof/>
                    <w:webHidden/>
                  </w:rPr>
                  <w:instrText xml:space="preserve"> PAGEREF _Toc458632387 \h </w:instrText>
                </w:r>
                <w:r w:rsidR="002F6FBE">
                  <w:rPr>
                    <w:noProof/>
                    <w:webHidden/>
                  </w:rPr>
                </w:r>
                <w:r w:rsidR="002F6FBE">
                  <w:rPr>
                    <w:noProof/>
                    <w:webHidden/>
                  </w:rPr>
                  <w:fldChar w:fldCharType="separate"/>
                </w:r>
                <w:r w:rsidR="009A69F7">
                  <w:rPr>
                    <w:noProof/>
                    <w:webHidden/>
                  </w:rPr>
                  <w:t>3</w:t>
                </w:r>
                <w:r w:rsidR="002F6FBE">
                  <w:rPr>
                    <w:noProof/>
                    <w:webHidden/>
                  </w:rPr>
                  <w:fldChar w:fldCharType="end"/>
                </w:r>
              </w:hyperlink>
            </w:p>
            <w:p w:rsidR="009A69F7" w:rsidRDefault="0088488C">
              <w:pPr>
                <w:pStyle w:val="TOC1"/>
                <w:rPr>
                  <w:rFonts w:asciiTheme="minorHAnsi" w:eastAsiaTheme="minorEastAsia" w:hAnsiTheme="minorHAnsi" w:cstheme="minorBidi"/>
                  <w:b w:val="0"/>
                  <w:noProof/>
                  <w:color w:val="auto"/>
                  <w:sz w:val="22"/>
                  <w:szCs w:val="22"/>
                  <w:lang w:eastAsia="zh-CN"/>
                </w:rPr>
              </w:pPr>
              <w:hyperlink w:anchor="_Toc458632388" w:history="1">
                <w:r w:rsidR="009A69F7" w:rsidRPr="00887168">
                  <w:rPr>
                    <w:rStyle w:val="Hyperlink"/>
                    <w:noProof/>
                  </w:rPr>
                  <w:t>2.2 Order adapter and workflow</w:t>
                </w:r>
                <w:r w:rsidR="009A69F7">
                  <w:rPr>
                    <w:noProof/>
                    <w:webHidden/>
                  </w:rPr>
                  <w:tab/>
                </w:r>
                <w:r w:rsidR="002F6FBE">
                  <w:rPr>
                    <w:noProof/>
                    <w:webHidden/>
                  </w:rPr>
                  <w:fldChar w:fldCharType="begin"/>
                </w:r>
                <w:r w:rsidR="009A69F7">
                  <w:rPr>
                    <w:noProof/>
                    <w:webHidden/>
                  </w:rPr>
                  <w:instrText xml:space="preserve"> PAGEREF _Toc458632388 \h </w:instrText>
                </w:r>
                <w:r w:rsidR="002F6FBE">
                  <w:rPr>
                    <w:noProof/>
                    <w:webHidden/>
                  </w:rPr>
                </w:r>
                <w:r w:rsidR="002F6FBE">
                  <w:rPr>
                    <w:noProof/>
                    <w:webHidden/>
                  </w:rPr>
                  <w:fldChar w:fldCharType="separate"/>
                </w:r>
                <w:r w:rsidR="009A69F7">
                  <w:rPr>
                    <w:noProof/>
                    <w:webHidden/>
                  </w:rPr>
                  <w:t>5</w:t>
                </w:r>
                <w:r w:rsidR="002F6FBE">
                  <w:rPr>
                    <w:noProof/>
                    <w:webHidden/>
                  </w:rPr>
                  <w:fldChar w:fldCharType="end"/>
                </w:r>
              </w:hyperlink>
            </w:p>
            <w:p w:rsidR="007333D6" w:rsidRDefault="002F6FBE" w:rsidP="007333D6">
              <w:pPr>
                <w:jc w:val="both"/>
              </w:pPr>
              <w:r>
                <w:rPr>
                  <w:rFonts w:asciiTheme="majorHAnsi" w:hAnsiTheme="majorHAnsi"/>
                  <w:b/>
                  <w:sz w:val="32"/>
                </w:rPr>
                <w:fldChar w:fldCharType="end"/>
              </w:r>
            </w:p>
          </w:sdtContent>
        </w:sdt>
      </w:sdtContent>
    </w:sdt>
    <w:p w:rsidR="007333D6" w:rsidRDefault="00003CE9" w:rsidP="007333D6">
      <w:pPr>
        <w:jc w:val="both"/>
        <w:sectPr w:rsidR="007333D6" w:rsidSect="005B22AB">
          <w:footerReference w:type="default" r:id="rId12"/>
          <w:footerReference w:type="first" r:id="rId13"/>
          <w:pgSz w:w="11906" w:h="16838" w:code="9"/>
          <w:pgMar w:top="1134" w:right="1134" w:bottom="1134" w:left="3402" w:header="567" w:footer="567" w:gutter="0"/>
          <w:pgNumType w:start="0"/>
          <w:cols w:space="708"/>
          <w:titlePg/>
          <w:docGrid w:linePitch="360"/>
        </w:sectPr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>
                <wp:simplePos x="0" y="0"/>
                <wp:positionH relativeFrom="page">
                  <wp:posOffset>361950</wp:posOffset>
                </wp:positionH>
                <wp:positionV relativeFrom="page">
                  <wp:posOffset>7762875</wp:posOffset>
                </wp:positionV>
                <wp:extent cx="1440180" cy="2609215"/>
                <wp:effectExtent l="0" t="0" r="7620" b="63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2609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7317" w:rsidRPr="00B7451A" w:rsidRDefault="00407317" w:rsidP="007333D6">
                            <w:pPr>
                              <w:rPr>
                                <w:b/>
                              </w:rPr>
                            </w:pPr>
                            <w:r w:rsidRPr="00B7451A">
                              <w:rPr>
                                <w:b/>
                              </w:rPr>
                              <w:t xml:space="preserve">© Misys Limited </w:t>
                            </w:r>
                            <w:r w:rsidRPr="00B7451A">
                              <w:rPr>
                                <w:b/>
                              </w:rPr>
                              <w:br/>
                              <w:t>All rights reserved</w:t>
                            </w:r>
                          </w:p>
                          <w:p w:rsidR="00407317" w:rsidRPr="00B7451A" w:rsidRDefault="00407317" w:rsidP="007333D6"/>
                          <w:p w:rsidR="00407317" w:rsidRPr="00B7451A" w:rsidRDefault="00407317" w:rsidP="007333D6">
                            <w:pPr>
                              <w:rPr>
                                <w:b/>
                              </w:rPr>
                            </w:pPr>
                            <w:r w:rsidRPr="00B7451A">
                              <w:rPr>
                                <w:b/>
                              </w:rPr>
                              <w:t xml:space="preserve">Registered in </w:t>
                            </w:r>
                            <w:r w:rsidRPr="00B7451A">
                              <w:rPr>
                                <w:b/>
                              </w:rPr>
                              <w:br/>
                              <w:t>England &amp; Wales</w:t>
                            </w:r>
                          </w:p>
                          <w:p w:rsidR="00407317" w:rsidRPr="00B7451A" w:rsidRDefault="00407317" w:rsidP="007333D6">
                            <w:r w:rsidRPr="00B7451A">
                              <w:t>No. 01360027</w:t>
                            </w:r>
                          </w:p>
                          <w:p w:rsidR="00407317" w:rsidRPr="00B7451A" w:rsidRDefault="00407317" w:rsidP="007333D6"/>
                          <w:p w:rsidR="00407317" w:rsidRPr="00B7451A" w:rsidRDefault="00407317" w:rsidP="007333D6">
                            <w:r w:rsidRPr="00B7451A">
                              <w:rPr>
                                <w:b/>
                              </w:rPr>
                              <w:t xml:space="preserve">Registered Office: </w:t>
                            </w:r>
                            <w:r w:rsidRPr="00B7451A">
                              <w:rPr>
                                <w:b/>
                              </w:rPr>
                              <w:br/>
                            </w:r>
                            <w:r w:rsidRPr="00B7451A">
                              <w:t xml:space="preserve">One Kingdom Street Paddington </w:t>
                            </w:r>
                            <w:r w:rsidRPr="00B7451A">
                              <w:br/>
                              <w:t>London W2 6BL</w:t>
                            </w:r>
                            <w:r w:rsidRPr="00B7451A">
                              <w:br/>
                              <w:t>United Kingdom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8.5pt;margin-top:611.25pt;width:113.4pt;height:205.4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" filled="f" stroked="f" strokeweight=".5pt">
                <v:path arrowok="t"/>
                <v:textbox inset="0,0,0,0">
                  <w:txbxContent>
                    <w:p w:rsidR="00407317" w:rsidRPr="00B7451A" w:rsidRDefault="00407317" w:rsidP="007333D6">
                      <w:pPr>
                        <w:rPr>
                          <w:b/>
                        </w:rPr>
                      </w:pPr>
                      <w:r w:rsidRPr="00B7451A">
                        <w:rPr>
                          <w:b/>
                        </w:rPr>
                        <w:t xml:space="preserve">© Misys Limited </w:t>
                      </w:r>
                      <w:r w:rsidRPr="00B7451A">
                        <w:rPr>
                          <w:b/>
                        </w:rPr>
                        <w:br/>
                        <w:t>All rights reserved</w:t>
                      </w:r>
                    </w:p>
                    <w:p w:rsidR="00407317" w:rsidRPr="00B7451A" w:rsidRDefault="00407317" w:rsidP="007333D6"/>
                    <w:p w:rsidR="00407317" w:rsidRPr="00B7451A" w:rsidRDefault="00407317" w:rsidP="007333D6">
                      <w:pPr>
                        <w:rPr>
                          <w:b/>
                        </w:rPr>
                      </w:pPr>
                      <w:r w:rsidRPr="00B7451A">
                        <w:rPr>
                          <w:b/>
                        </w:rPr>
                        <w:t xml:space="preserve">Registered in </w:t>
                      </w:r>
                      <w:r w:rsidRPr="00B7451A">
                        <w:rPr>
                          <w:b/>
                        </w:rPr>
                        <w:br/>
                        <w:t>England &amp; Wales</w:t>
                      </w:r>
                    </w:p>
                    <w:p w:rsidR="00407317" w:rsidRPr="00B7451A" w:rsidRDefault="00407317" w:rsidP="007333D6">
                      <w:r w:rsidRPr="00B7451A">
                        <w:t>No. 01360027</w:t>
                      </w:r>
                    </w:p>
                    <w:p w:rsidR="00407317" w:rsidRPr="00B7451A" w:rsidRDefault="00407317" w:rsidP="007333D6"/>
                    <w:p w:rsidR="00407317" w:rsidRPr="00B7451A" w:rsidRDefault="00407317" w:rsidP="007333D6">
                      <w:r w:rsidRPr="00B7451A">
                        <w:rPr>
                          <w:b/>
                        </w:rPr>
                        <w:t xml:space="preserve">Registered Office: </w:t>
                      </w:r>
                      <w:r w:rsidRPr="00B7451A">
                        <w:rPr>
                          <w:b/>
                        </w:rPr>
                        <w:br/>
                      </w:r>
                      <w:r w:rsidRPr="00B7451A">
                        <w:t xml:space="preserve">One Kingdom Street Paddington </w:t>
                      </w:r>
                      <w:r w:rsidRPr="00B7451A">
                        <w:br/>
                        <w:t>London W2 6BL</w:t>
                      </w:r>
                      <w:r w:rsidRPr="00B7451A">
                        <w:br/>
                        <w:t>United Kingdom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EF6718" w:rsidRPr="00FC6B7A" w:rsidRDefault="00D82F36" w:rsidP="00EB1611">
      <w:pPr>
        <w:pStyle w:val="MisysTextStandardFirst"/>
        <w:numPr>
          <w:ilvl w:val="0"/>
          <w:numId w:val="0"/>
        </w:numPr>
      </w:pPr>
      <w:r w:rsidRPr="00FC6B7A">
        <w:lastRenderedPageBreak/>
        <w:t xml:space="preserve">Document Control </w:t>
      </w:r>
    </w:p>
    <w:p w:rsidR="00EF6718" w:rsidRPr="00FC6B7A" w:rsidRDefault="00984DED" w:rsidP="006B7330">
      <w:pPr>
        <w:pStyle w:val="MisysTextSubHeadLv1"/>
        <w:numPr>
          <w:ilvl w:val="0"/>
          <w:numId w:val="0"/>
        </w:numPr>
        <w:tabs>
          <w:tab w:val="left" w:pos="6792"/>
        </w:tabs>
      </w:pPr>
      <w:bookmarkStart w:id="8" w:name="_Toc441689276"/>
      <w:bookmarkStart w:id="9" w:name="_Toc458632383"/>
      <w:r>
        <w:t>P</w:t>
      </w:r>
      <w:r w:rsidR="00EF6718" w:rsidRPr="00FC6B7A">
        <w:t>urpose</w:t>
      </w:r>
      <w:bookmarkEnd w:id="8"/>
      <w:bookmarkEnd w:id="9"/>
      <w:r w:rsidR="006B7330">
        <w:tab/>
      </w:r>
    </w:p>
    <w:p w:rsidR="00FE2883" w:rsidRDefault="006B7330" w:rsidP="00984DED">
      <w:pPr>
        <w:pStyle w:val="MisysPullQuoteAuthorTitleCompany"/>
      </w:pPr>
      <w:r>
        <w:t xml:space="preserve">This document </w:t>
      </w:r>
      <w:r w:rsidR="00EF6718" w:rsidRPr="00FC6B7A">
        <w:t>define</w:t>
      </w:r>
      <w:r>
        <w:t>s</w:t>
      </w:r>
      <w:r w:rsidR="00EF6718" w:rsidRPr="00FC6B7A">
        <w:t xml:space="preserve"> the client requirements</w:t>
      </w:r>
      <w:r w:rsidR="00FE2883" w:rsidRPr="00FC6B7A">
        <w:t xml:space="preserve"> </w:t>
      </w:r>
      <w:r>
        <w:t>in which they communicate with RBC in relation to managing external fund orders</w:t>
      </w:r>
      <w:r w:rsidR="00386F55">
        <w:t>,</w:t>
      </w:r>
      <w:r>
        <w:t xml:space="preserve"> and also outlines the solutions Misys will provide to integrate such </w:t>
      </w:r>
      <w:r w:rsidR="00386F55">
        <w:t>process in the FusionInvest implementation</w:t>
      </w:r>
      <w:r w:rsidR="00FE2883" w:rsidRPr="00FC6B7A">
        <w:t xml:space="preserve">.  </w:t>
      </w:r>
    </w:p>
    <w:tbl>
      <w:tblPr>
        <w:tblStyle w:val="MediumShading1-Accent4"/>
        <w:tblpPr w:leftFromText="180" w:rightFromText="180" w:vertAnchor="text" w:horzAnchor="margin" w:tblpX="144" w:tblpY="178"/>
        <w:tblW w:w="4814" w:type="pct"/>
        <w:tblLook w:val="04A0" w:firstRow="1" w:lastRow="0" w:firstColumn="1" w:lastColumn="0" w:noHBand="0" w:noVBand="1"/>
      </w:tblPr>
      <w:tblGrid>
        <w:gridCol w:w="1283"/>
        <w:gridCol w:w="1167"/>
        <w:gridCol w:w="1960"/>
        <w:gridCol w:w="1625"/>
        <w:gridCol w:w="2985"/>
      </w:tblGrid>
      <w:tr w:rsidR="00984DED" w:rsidTr="00984D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</w:tcPr>
          <w:p w:rsidR="00D27B20" w:rsidRDefault="00D27B20" w:rsidP="00984DED">
            <w:pPr>
              <w:spacing w:line="360" w:lineRule="auto"/>
            </w:pPr>
            <w:r>
              <w:t>ACTION</w:t>
            </w:r>
          </w:p>
        </w:tc>
        <w:tc>
          <w:tcPr>
            <w:tcW w:w="670" w:type="pct"/>
          </w:tcPr>
          <w:p w:rsidR="00D27B20" w:rsidRDefault="00D27B20" w:rsidP="00984DE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</w:t>
            </w:r>
          </w:p>
        </w:tc>
        <w:tc>
          <w:tcPr>
            <w:tcW w:w="1110" w:type="pct"/>
          </w:tcPr>
          <w:p w:rsidR="00D27B20" w:rsidRDefault="00D27B20" w:rsidP="00984DED">
            <w:pPr>
              <w:spacing w:line="360" w:lineRule="auto"/>
              <w:ind w:right="-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924" w:type="pct"/>
          </w:tcPr>
          <w:p w:rsidR="00D27B20" w:rsidRDefault="00D27B20" w:rsidP="00984DE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1678" w:type="pct"/>
          </w:tcPr>
          <w:p w:rsidR="00D27B20" w:rsidRDefault="00D27B20" w:rsidP="00984DE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COMMENTS</w:t>
            </w:r>
          </w:p>
        </w:tc>
      </w:tr>
      <w:tr w:rsidR="00984DED" w:rsidTr="00984D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</w:tcPr>
          <w:p w:rsidR="00D27B20" w:rsidRDefault="00D27B20" w:rsidP="00984DED">
            <w:pPr>
              <w:spacing w:line="360" w:lineRule="auto"/>
            </w:pPr>
            <w:r>
              <w:t>Creation</w:t>
            </w:r>
          </w:p>
        </w:tc>
        <w:tc>
          <w:tcPr>
            <w:tcW w:w="670" w:type="pct"/>
          </w:tcPr>
          <w:p w:rsidR="00D27B20" w:rsidRDefault="00051A0E" w:rsidP="00051A0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</w:t>
            </w:r>
          </w:p>
        </w:tc>
        <w:tc>
          <w:tcPr>
            <w:tcW w:w="1110" w:type="pct"/>
          </w:tcPr>
          <w:p w:rsidR="00D27B20" w:rsidRDefault="00D27B20" w:rsidP="00984DE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Yuanjia Su</w:t>
            </w:r>
          </w:p>
        </w:tc>
        <w:tc>
          <w:tcPr>
            <w:tcW w:w="924" w:type="pct"/>
          </w:tcPr>
          <w:p w:rsidR="00D27B20" w:rsidRDefault="00D27B20" w:rsidP="00984DE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10-AUG-2016</w:t>
            </w:r>
          </w:p>
        </w:tc>
        <w:tc>
          <w:tcPr>
            <w:tcW w:w="1678" w:type="pct"/>
          </w:tcPr>
          <w:p w:rsidR="00D27B20" w:rsidRDefault="00D27B20" w:rsidP="00984DE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Beta version, internal distribution </w:t>
            </w:r>
          </w:p>
        </w:tc>
      </w:tr>
      <w:tr w:rsidR="009B71C7" w:rsidTr="00984DE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</w:tcPr>
          <w:p w:rsidR="009B71C7" w:rsidRDefault="009B71C7" w:rsidP="009B71C7">
            <w:pPr>
              <w:spacing w:line="360" w:lineRule="auto"/>
            </w:pPr>
            <w:r>
              <w:t>Review</w:t>
            </w:r>
          </w:p>
        </w:tc>
        <w:tc>
          <w:tcPr>
            <w:tcW w:w="670" w:type="pct"/>
          </w:tcPr>
          <w:p w:rsidR="009B71C7" w:rsidRDefault="009B71C7" w:rsidP="009B71C7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0.02</w:t>
            </w:r>
          </w:p>
        </w:tc>
        <w:tc>
          <w:tcPr>
            <w:tcW w:w="1110" w:type="pct"/>
          </w:tcPr>
          <w:p w:rsidR="009B71C7" w:rsidRDefault="009B71C7" w:rsidP="009B71C7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Amira Benslimane</w:t>
            </w:r>
          </w:p>
        </w:tc>
        <w:tc>
          <w:tcPr>
            <w:tcW w:w="924" w:type="pct"/>
          </w:tcPr>
          <w:p w:rsidR="009B71C7" w:rsidRDefault="009B71C7" w:rsidP="009B71C7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11-AUG-2016</w:t>
            </w:r>
          </w:p>
        </w:tc>
        <w:tc>
          <w:tcPr>
            <w:tcW w:w="1678" w:type="pct"/>
          </w:tcPr>
          <w:p w:rsidR="009B71C7" w:rsidRDefault="009B71C7" w:rsidP="009B71C7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Internal distribution</w:t>
            </w:r>
          </w:p>
        </w:tc>
      </w:tr>
      <w:tr w:rsidR="00281C31" w:rsidTr="00984D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</w:tcPr>
          <w:p w:rsidR="00281C31" w:rsidRDefault="00281C31" w:rsidP="009B71C7">
            <w:pPr>
              <w:spacing w:line="360" w:lineRule="auto"/>
            </w:pPr>
            <w:r>
              <w:t>Modification</w:t>
            </w:r>
          </w:p>
        </w:tc>
        <w:tc>
          <w:tcPr>
            <w:tcW w:w="670" w:type="pct"/>
          </w:tcPr>
          <w:p w:rsidR="00281C31" w:rsidRDefault="00281C31" w:rsidP="009B71C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1.00</w:t>
            </w:r>
          </w:p>
        </w:tc>
        <w:tc>
          <w:tcPr>
            <w:tcW w:w="1110" w:type="pct"/>
          </w:tcPr>
          <w:p w:rsidR="00281C31" w:rsidRDefault="00281C31" w:rsidP="009B71C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Yuanjia Su</w:t>
            </w:r>
          </w:p>
        </w:tc>
        <w:tc>
          <w:tcPr>
            <w:tcW w:w="924" w:type="pct"/>
          </w:tcPr>
          <w:p w:rsidR="00281C31" w:rsidRDefault="00281C31" w:rsidP="009B71C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11-AUG-2016</w:t>
            </w:r>
          </w:p>
        </w:tc>
        <w:tc>
          <w:tcPr>
            <w:tcW w:w="1678" w:type="pct"/>
          </w:tcPr>
          <w:p w:rsidR="00281C31" w:rsidRDefault="00281C31" w:rsidP="009B71C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Remove the partial execution requirement</w:t>
            </w:r>
          </w:p>
        </w:tc>
      </w:tr>
    </w:tbl>
    <w:p w:rsidR="00D27B20" w:rsidRPr="00D27B20" w:rsidRDefault="00D27B20" w:rsidP="00D27B20">
      <w:pPr>
        <w:pStyle w:val="MisysTextBody"/>
      </w:pPr>
    </w:p>
    <w:p w:rsidR="00FC6B7A" w:rsidRPr="00FC6B7A" w:rsidRDefault="00FC6B7A" w:rsidP="00FC6B7A">
      <w:pPr>
        <w:pStyle w:val="MisysTextBody"/>
      </w:pPr>
    </w:p>
    <w:p w:rsidR="00FC6B7A" w:rsidRPr="00FC6B7A" w:rsidRDefault="00FC6B7A" w:rsidP="00FC6B7A">
      <w:pPr>
        <w:pStyle w:val="MisysTextBody"/>
      </w:pPr>
    </w:p>
    <w:p w:rsidR="007333D6" w:rsidRDefault="007333D6" w:rsidP="007333D6">
      <w:pPr>
        <w:spacing w:line="360" w:lineRule="auto"/>
        <w:jc w:val="both"/>
        <w:rPr>
          <w:rFonts w:asciiTheme="majorHAnsi" w:hAnsiTheme="majorHAnsi" w:cstheme="majorHAnsi"/>
          <w:szCs w:val="18"/>
        </w:rPr>
      </w:pPr>
    </w:p>
    <w:p w:rsidR="00FC6B7A" w:rsidRDefault="00FC6B7A" w:rsidP="00984DED">
      <w:pPr>
        <w:pStyle w:val="MisysPullQuoteAuthorTitleCompany"/>
      </w:pPr>
    </w:p>
    <w:p w:rsidR="00FC6B7A" w:rsidRDefault="00FC6B7A" w:rsidP="00FC6B7A">
      <w:pPr>
        <w:pStyle w:val="MisysTextBody"/>
        <w:rPr>
          <w:rFonts w:ascii="Consolas" w:hAnsi="Consolas" w:cs="Consolas"/>
        </w:rPr>
      </w:pPr>
      <w:r>
        <w:br w:type="page"/>
      </w:r>
    </w:p>
    <w:p w:rsidR="00FC6B7A" w:rsidRPr="005B70D4" w:rsidRDefault="004430D1" w:rsidP="00EB1611">
      <w:pPr>
        <w:pStyle w:val="MisysTextStandardFirst"/>
      </w:pPr>
      <w:r>
        <w:lastRenderedPageBreak/>
        <w:t>Functional details</w:t>
      </w:r>
    </w:p>
    <w:p w:rsidR="009B4FD6" w:rsidRPr="005B70D4" w:rsidRDefault="00EB1611" w:rsidP="001A5D35">
      <w:pPr>
        <w:pStyle w:val="MisysSectionHeadingLv1"/>
        <w:jc w:val="both"/>
      </w:pPr>
      <w:bookmarkStart w:id="10" w:name="_Toc458632384"/>
      <w:r>
        <w:t>B</w:t>
      </w:r>
      <w:r w:rsidR="009B4FD6" w:rsidRPr="005B70D4">
        <w:t>usiness requirement</w:t>
      </w:r>
      <w:bookmarkEnd w:id="10"/>
      <w:r w:rsidR="009B4FD6" w:rsidRPr="005B70D4">
        <w:t xml:space="preserve"> </w:t>
      </w:r>
    </w:p>
    <w:p w:rsidR="00DB74D9" w:rsidRDefault="00DB74D9" w:rsidP="001A5D35">
      <w:pPr>
        <w:pStyle w:val="MisysTextBody"/>
        <w:tabs>
          <w:tab w:val="clear" w:pos="3680"/>
          <w:tab w:val="left" w:pos="3912"/>
        </w:tabs>
        <w:ind w:left="426" w:hanging="426"/>
        <w:jc w:val="both"/>
      </w:pPr>
      <w:r w:rsidRPr="001A5D35">
        <w:t xml:space="preserve">Treasury team rebalance </w:t>
      </w:r>
      <w:r>
        <w:t xml:space="preserve">fund </w:t>
      </w:r>
      <w:r w:rsidRPr="001A5D35">
        <w:t>orders to match models that have</w:t>
      </w:r>
      <w:r>
        <w:t xml:space="preserve"> already</w:t>
      </w:r>
      <w:r w:rsidRPr="001A5D35">
        <w:t xml:space="preserve"> been</w:t>
      </w:r>
      <w:r>
        <w:t xml:space="preserve"> adjusted and validated.</w:t>
      </w:r>
    </w:p>
    <w:p w:rsidR="00DB74D9" w:rsidRDefault="00DB74D9" w:rsidP="001A5D35">
      <w:pPr>
        <w:pStyle w:val="MisysTextBody"/>
        <w:tabs>
          <w:tab w:val="clear" w:pos="3680"/>
          <w:tab w:val="left" w:pos="3912"/>
        </w:tabs>
        <w:ind w:left="426" w:hanging="426"/>
        <w:jc w:val="both"/>
      </w:pPr>
      <w:r>
        <w:t>These fund orders are to be executed by RBC GFP platform,</w:t>
      </w:r>
    </w:p>
    <w:p w:rsidR="00DB74D9" w:rsidRDefault="00DB74D9" w:rsidP="001A5D35">
      <w:pPr>
        <w:pStyle w:val="MisysPullQuoteAuthorTitleCompany"/>
        <w:jc w:val="both"/>
        <w:rPr>
          <w:ins w:id="11" w:author="Benslimane, Amira" w:date="2016-08-11T11:06:00Z"/>
        </w:rPr>
      </w:pPr>
    </w:p>
    <w:p w:rsidR="009B4FD6" w:rsidRPr="005B70D4" w:rsidRDefault="00FC6B7A" w:rsidP="001A5D35">
      <w:pPr>
        <w:pStyle w:val="MisysPullQuoteAuthorTitleCompany"/>
        <w:jc w:val="both"/>
      </w:pPr>
      <w:r w:rsidRPr="005B70D4">
        <w:t>The aim of toolkit will be to send an</w:t>
      </w:r>
      <w:r w:rsidR="001A5D35">
        <w:t>d receive files to and from RBC and manage the orders status and properties in OMS</w:t>
      </w:r>
      <w:r w:rsidRPr="005B70D4">
        <w:t xml:space="preserve">. </w:t>
      </w:r>
    </w:p>
    <w:p w:rsidR="00CD0335" w:rsidRPr="005B70D4" w:rsidRDefault="00CD0335" w:rsidP="001A5D35">
      <w:pPr>
        <w:pStyle w:val="MisysTextSubHeadLv1"/>
        <w:numPr>
          <w:ilvl w:val="0"/>
          <w:numId w:val="0"/>
        </w:numPr>
        <w:ind w:left="720"/>
        <w:jc w:val="both"/>
      </w:pPr>
    </w:p>
    <w:p w:rsidR="00CD0335" w:rsidRPr="005B70D4" w:rsidRDefault="00EB1611" w:rsidP="001A5D35">
      <w:pPr>
        <w:pStyle w:val="MisysSectionHeadingLv2"/>
        <w:jc w:val="both"/>
      </w:pPr>
      <w:bookmarkStart w:id="12" w:name="_Toc458632385"/>
      <w:r>
        <w:t xml:space="preserve">1.1 </w:t>
      </w:r>
      <w:r w:rsidR="00A1159F">
        <w:t xml:space="preserve">Toolkit interaction </w:t>
      </w:r>
      <w:r w:rsidR="00AE2304">
        <w:t xml:space="preserve">with </w:t>
      </w:r>
      <w:r w:rsidR="00AE2304" w:rsidRPr="005B70D4">
        <w:t>fund</w:t>
      </w:r>
      <w:r w:rsidR="00A30866" w:rsidRPr="005B70D4">
        <w:t xml:space="preserve"> </w:t>
      </w:r>
      <w:r w:rsidR="009B4FD6" w:rsidRPr="005B70D4">
        <w:t>order</w:t>
      </w:r>
      <w:r>
        <w:t>s</w:t>
      </w:r>
      <w:r w:rsidR="009B4FD6" w:rsidRPr="005B70D4">
        <w:t xml:space="preserve"> </w:t>
      </w:r>
      <w:r w:rsidR="00486306">
        <w:t>w</w:t>
      </w:r>
      <w:r w:rsidR="00486306" w:rsidRPr="005B70D4">
        <w:t>orkflow</w:t>
      </w:r>
      <w:bookmarkEnd w:id="12"/>
    </w:p>
    <w:p w:rsidR="00CD0335" w:rsidRPr="005B70D4" w:rsidRDefault="00CD0335" w:rsidP="001A5D35">
      <w:pPr>
        <w:pStyle w:val="MisysTextBody"/>
        <w:ind w:left="426" w:hanging="426"/>
        <w:jc w:val="both"/>
        <w:rPr>
          <w:rFonts w:ascii="Arial" w:hAnsi="Arial" w:cs="Arial"/>
        </w:rPr>
      </w:pPr>
    </w:p>
    <w:p w:rsidR="00A1159F" w:rsidRDefault="005B70D4" w:rsidP="001A5D35">
      <w:pPr>
        <w:pStyle w:val="MisysPullQuoteAuthorTitleCompany"/>
        <w:jc w:val="both"/>
      </w:pPr>
      <w:r w:rsidRPr="005B70D4">
        <w:rPr>
          <w:b/>
        </w:rPr>
        <w:t>File out</w:t>
      </w:r>
      <w:r w:rsidR="00A1159F">
        <w:rPr>
          <w:b/>
        </w:rPr>
        <w:t xml:space="preserve"> (TK1)</w:t>
      </w:r>
      <w:r w:rsidRPr="005B70D4">
        <w:t xml:space="preserve">: </w:t>
      </w:r>
    </w:p>
    <w:p w:rsidR="00A1159F" w:rsidRDefault="00A1159F" w:rsidP="001A5D35">
      <w:pPr>
        <w:pStyle w:val="MisysPullQuoteAuthorTitleCompany"/>
        <w:jc w:val="both"/>
      </w:pPr>
      <w:r>
        <w:t xml:space="preserve">Toolkit between order status </w:t>
      </w:r>
      <w:r w:rsidR="00AE2304">
        <w:t>‘Created‘ and</w:t>
      </w:r>
      <w:r>
        <w:t xml:space="preserve"> ‘Sent to RBC’</w:t>
      </w:r>
    </w:p>
    <w:p w:rsidR="00A30866" w:rsidRDefault="00A30866" w:rsidP="001A5D35">
      <w:pPr>
        <w:pStyle w:val="MisysPullQuoteAuthorTitleCompany"/>
        <w:jc w:val="both"/>
      </w:pPr>
      <w:r w:rsidRPr="005B70D4">
        <w:t xml:space="preserve">If a </w:t>
      </w:r>
      <w:r w:rsidR="009B4FD6" w:rsidRPr="005B70D4">
        <w:t>fund order (</w:t>
      </w:r>
      <w:r w:rsidR="00CD0335" w:rsidRPr="005B70D4">
        <w:rPr>
          <w:i/>
        </w:rPr>
        <w:t>external fund</w:t>
      </w:r>
      <w:r w:rsidR="00DB74D9">
        <w:rPr>
          <w:i/>
        </w:rPr>
        <w:t xml:space="preserve"> order</w:t>
      </w:r>
      <w:r w:rsidR="00CD0335" w:rsidRPr="005B70D4">
        <w:t xml:space="preserve"> in FusionInvest</w:t>
      </w:r>
      <w:r w:rsidR="001A5D35">
        <w:t xml:space="preserve"> term</w:t>
      </w:r>
      <w:r w:rsidR="009B4FD6" w:rsidRPr="005B70D4">
        <w:t>)</w:t>
      </w:r>
      <w:r w:rsidRPr="005B70D4">
        <w:t xml:space="preserve"> is raised, FusionInvest will propose a button in the order blotters or </w:t>
      </w:r>
      <w:r w:rsidR="00486306">
        <w:t xml:space="preserve">in the </w:t>
      </w:r>
      <w:r w:rsidRPr="005B70D4">
        <w:t>edit order screen to allow user to choose “Send to RBC”; once clicked the order status will be changed to “Sent to RBC”</w:t>
      </w:r>
      <w:r w:rsidR="00A1159F">
        <w:t>. The file is then sent to the FTP.</w:t>
      </w:r>
    </w:p>
    <w:p w:rsidR="00A1159F" w:rsidRPr="00A1159F" w:rsidRDefault="00A1159F" w:rsidP="00155498">
      <w:pPr>
        <w:pStyle w:val="MisysPullQuoteAuthorTitleCompany"/>
        <w:jc w:val="both"/>
      </w:pPr>
      <w:r>
        <w:t>This transaction also requires a 4 eyes check – the person who created the order cannot send the order to RBC.</w:t>
      </w:r>
    </w:p>
    <w:p w:rsidR="00A1159F" w:rsidRPr="00A1159F" w:rsidRDefault="00A1159F" w:rsidP="00155498">
      <w:pPr>
        <w:pStyle w:val="MisysPullQuoteAuthorTitleCompany"/>
        <w:jc w:val="both"/>
      </w:pPr>
    </w:p>
    <w:p w:rsidR="00A1159F" w:rsidRDefault="005B70D4" w:rsidP="001A5D35">
      <w:pPr>
        <w:pStyle w:val="MisysPullQuoteAuthorTitleCompany"/>
        <w:jc w:val="both"/>
      </w:pPr>
      <w:r w:rsidRPr="005B70D4">
        <w:rPr>
          <w:b/>
        </w:rPr>
        <w:t>File in</w:t>
      </w:r>
      <w:r w:rsidR="00AE2304">
        <w:rPr>
          <w:b/>
        </w:rPr>
        <w:t xml:space="preserve"> -</w:t>
      </w:r>
      <w:r w:rsidRPr="005B70D4">
        <w:rPr>
          <w:b/>
        </w:rPr>
        <w:t>ACK</w:t>
      </w:r>
      <w:r w:rsidR="00A1159F">
        <w:rPr>
          <w:b/>
        </w:rPr>
        <w:t xml:space="preserve"> (TK2)</w:t>
      </w:r>
      <w:r w:rsidRPr="005B70D4">
        <w:t xml:space="preserve">:  </w:t>
      </w:r>
    </w:p>
    <w:p w:rsidR="00A1159F" w:rsidRDefault="00A1159F" w:rsidP="001A5D35">
      <w:pPr>
        <w:pStyle w:val="MisysPullQuoteAuthorTitleCompany"/>
        <w:jc w:val="both"/>
      </w:pPr>
      <w:r>
        <w:t xml:space="preserve">Toolkit between order </w:t>
      </w:r>
      <w:r w:rsidR="00AE2304">
        <w:t>statuses ‘Sent</w:t>
      </w:r>
      <w:r>
        <w:t xml:space="preserve"> to RBC’ and ‘RBC working’</w:t>
      </w:r>
    </w:p>
    <w:p w:rsidR="00A30866" w:rsidRPr="005B70D4" w:rsidRDefault="00A1159F" w:rsidP="001A5D35">
      <w:pPr>
        <w:pStyle w:val="MisysPullQuoteAuthorTitleCompany"/>
        <w:jc w:val="both"/>
      </w:pPr>
      <w:r>
        <w:t xml:space="preserve">The file contains the </w:t>
      </w:r>
      <w:r w:rsidR="005B70D4" w:rsidRPr="005B70D4">
        <w:t xml:space="preserve">acknowledgment from RBC. This ACK means the order is going to be executed. Order status will change to ‘RBC </w:t>
      </w:r>
      <w:r w:rsidR="00DB74D9">
        <w:t>working’</w:t>
      </w:r>
    </w:p>
    <w:p w:rsidR="00A1159F" w:rsidRDefault="005B70D4" w:rsidP="001A5D35">
      <w:pPr>
        <w:pStyle w:val="MisysPullQuoteAuthorTitleCompany"/>
        <w:jc w:val="both"/>
      </w:pPr>
      <w:r w:rsidRPr="005B70D4">
        <w:rPr>
          <w:b/>
        </w:rPr>
        <w:t>File in – NACK</w:t>
      </w:r>
      <w:r w:rsidR="00A1159F">
        <w:rPr>
          <w:b/>
        </w:rPr>
        <w:t xml:space="preserve"> (TK3)</w:t>
      </w:r>
      <w:r w:rsidRPr="005B70D4">
        <w:t xml:space="preserve">: </w:t>
      </w:r>
    </w:p>
    <w:p w:rsidR="00A1159F" w:rsidRPr="00A1159F" w:rsidRDefault="00A1159F" w:rsidP="00155498">
      <w:pPr>
        <w:pStyle w:val="MisysPullQuoteAuthorTitleCompany"/>
        <w:jc w:val="both"/>
      </w:pPr>
      <w:r w:rsidRPr="00A1159F">
        <w:t>Toolkit between order status  ‘Sent to RBC’ and ‘RBC rejected</w:t>
      </w:r>
      <w:r>
        <w:t>’</w:t>
      </w:r>
    </w:p>
    <w:p w:rsidR="005B70D4" w:rsidRDefault="00A1159F" w:rsidP="001A5D35">
      <w:pPr>
        <w:pStyle w:val="MisysPullQuoteAuthorTitleCompany"/>
        <w:jc w:val="both"/>
      </w:pPr>
      <w:r>
        <w:t xml:space="preserve">The file contains the </w:t>
      </w:r>
      <w:r w:rsidR="005B70D4" w:rsidRPr="005B70D4">
        <w:t xml:space="preserve">non-acknowledgment from RBC. This NACK means the order won’t be executed and needs to be amended. Order status will change </w:t>
      </w:r>
      <w:r w:rsidR="005B70D4">
        <w:t>to ‘RBC</w:t>
      </w:r>
      <w:r w:rsidR="005B70D4" w:rsidRPr="005B70D4">
        <w:t xml:space="preserve"> </w:t>
      </w:r>
      <w:r w:rsidR="00202D58">
        <w:t>rejected”</w:t>
      </w:r>
      <w:r>
        <w:t>.</w:t>
      </w:r>
    </w:p>
    <w:p w:rsidR="00A1159F" w:rsidRDefault="00A1159F" w:rsidP="00155498">
      <w:pPr>
        <w:pStyle w:val="MisysPullQuoteAuthorTitleCompany"/>
        <w:jc w:val="both"/>
      </w:pPr>
      <w:r>
        <w:t>Once the order is status RBC rejected, the user will have the possibility to:</w:t>
      </w:r>
    </w:p>
    <w:p w:rsidR="00A1159F" w:rsidRDefault="00A1159F" w:rsidP="00155498">
      <w:pPr>
        <w:pStyle w:val="MisysTextBody"/>
        <w:numPr>
          <w:ilvl w:val="0"/>
          <w:numId w:val="42"/>
        </w:numPr>
      </w:pPr>
      <w:r>
        <w:t>Amend the order then re send to RBC</w:t>
      </w:r>
    </w:p>
    <w:p w:rsidR="00A1159F" w:rsidRPr="00A1159F" w:rsidRDefault="00A1159F" w:rsidP="00155498">
      <w:pPr>
        <w:pStyle w:val="MisysTextBody"/>
        <w:numPr>
          <w:ilvl w:val="0"/>
          <w:numId w:val="42"/>
        </w:numPr>
      </w:pPr>
      <w:r>
        <w:t>Cancel the order</w:t>
      </w:r>
    </w:p>
    <w:p w:rsidR="00A1159F" w:rsidRDefault="005B70D4" w:rsidP="001A5D35">
      <w:pPr>
        <w:pStyle w:val="MisysPullQuoteAuthorTitleCompany"/>
        <w:jc w:val="both"/>
      </w:pPr>
      <w:r w:rsidRPr="005B70D4">
        <w:rPr>
          <w:b/>
        </w:rPr>
        <w:t>File in – Execution</w:t>
      </w:r>
      <w:r w:rsidR="00A1159F">
        <w:rPr>
          <w:b/>
        </w:rPr>
        <w:t xml:space="preserve"> (TK4)</w:t>
      </w:r>
      <w:r w:rsidRPr="005B70D4">
        <w:t xml:space="preserve">: </w:t>
      </w:r>
    </w:p>
    <w:p w:rsidR="00A1159F" w:rsidRDefault="00A1159F" w:rsidP="00A1159F">
      <w:pPr>
        <w:pStyle w:val="MisysPullQuoteAuthorTitleCompany"/>
        <w:jc w:val="both"/>
      </w:pPr>
      <w:r>
        <w:t xml:space="preserve">Toolkit between order </w:t>
      </w:r>
      <w:r w:rsidR="00AE2304">
        <w:t>status ‘RBC</w:t>
      </w:r>
      <w:r>
        <w:t xml:space="preserve"> working’ and ‘Filled’</w:t>
      </w:r>
    </w:p>
    <w:p w:rsidR="003B7AB3" w:rsidRDefault="00A1159F" w:rsidP="003B7AB3">
      <w:pPr>
        <w:pStyle w:val="MisysPullQuoteAuthorTitleCompany"/>
        <w:jc w:val="both"/>
      </w:pPr>
      <w:r>
        <w:t>The file contains the execution details</w:t>
      </w:r>
      <w:r w:rsidRPr="005B70D4">
        <w:t xml:space="preserve"> from RBC.</w:t>
      </w:r>
      <w:r>
        <w:t xml:space="preserve"> </w:t>
      </w:r>
      <w:r w:rsidR="003B7AB3">
        <w:t>Once received the o</w:t>
      </w:r>
      <w:r w:rsidR="003B7AB3" w:rsidRPr="005B70D4">
        <w:t xml:space="preserve">rder status will </w:t>
      </w:r>
      <w:r w:rsidR="003B7AB3">
        <w:t xml:space="preserve">be </w:t>
      </w:r>
      <w:r w:rsidR="003B7AB3" w:rsidRPr="005B70D4">
        <w:t>change</w:t>
      </w:r>
      <w:r w:rsidR="003B7AB3">
        <w:t>d</w:t>
      </w:r>
      <w:r w:rsidR="003B7AB3" w:rsidRPr="005B70D4">
        <w:t xml:space="preserve"> to ‘</w:t>
      </w:r>
      <w:r w:rsidR="003B7AB3">
        <w:t>Filled” and the execution updated with the corresponding details (price, quantity…)</w:t>
      </w:r>
    </w:p>
    <w:p w:rsidR="003B7AB3" w:rsidRPr="003B7AB3" w:rsidRDefault="003B7AB3" w:rsidP="00155498">
      <w:pPr>
        <w:pStyle w:val="MisysPullQuoteAuthorTitleCompany"/>
        <w:jc w:val="both"/>
      </w:pPr>
    </w:p>
    <w:p w:rsidR="00A1159F" w:rsidRDefault="00A1159F" w:rsidP="001A5D35">
      <w:pPr>
        <w:pStyle w:val="MisysTextBody"/>
        <w:ind w:left="426" w:hanging="426"/>
        <w:jc w:val="both"/>
      </w:pPr>
    </w:p>
    <w:p w:rsidR="00A1159F" w:rsidRDefault="00A1159F" w:rsidP="001A5D35">
      <w:pPr>
        <w:pStyle w:val="MisysTextBody"/>
        <w:ind w:left="426" w:hanging="426"/>
        <w:jc w:val="both"/>
      </w:pPr>
    </w:p>
    <w:p w:rsidR="00A1159F" w:rsidRPr="00D80B69" w:rsidRDefault="00A1159F" w:rsidP="001A5D35">
      <w:pPr>
        <w:pStyle w:val="MisysTextBody"/>
        <w:ind w:left="426" w:hanging="426"/>
        <w:jc w:val="both"/>
      </w:pPr>
    </w:p>
    <w:p w:rsidR="00D80B69" w:rsidRDefault="00EB1611" w:rsidP="001A5D35">
      <w:pPr>
        <w:pStyle w:val="MisysSectionHeadingLv2"/>
        <w:jc w:val="both"/>
      </w:pPr>
      <w:bookmarkStart w:id="13" w:name="_Toc458632386"/>
      <w:r>
        <w:t xml:space="preserve">1.2 </w:t>
      </w:r>
      <w:r w:rsidR="005B70D4">
        <w:t xml:space="preserve">Timeout </w:t>
      </w:r>
      <w:r w:rsidR="00D80B69">
        <w:t>requirements</w:t>
      </w:r>
      <w:bookmarkEnd w:id="13"/>
      <w:r w:rsidR="00D80B69">
        <w:t xml:space="preserve"> </w:t>
      </w:r>
    </w:p>
    <w:p w:rsidR="00D80B69" w:rsidRPr="00D80B69" w:rsidRDefault="00D80B69" w:rsidP="001A5D35">
      <w:pPr>
        <w:pStyle w:val="MisysTextBody"/>
        <w:ind w:left="426" w:hanging="426"/>
        <w:jc w:val="both"/>
      </w:pPr>
    </w:p>
    <w:p w:rsidR="00D80B69" w:rsidDel="009B71C7" w:rsidRDefault="00D80B69" w:rsidP="00202D58">
      <w:pPr>
        <w:pStyle w:val="MisysPullQuoteAuthorTitleCompany"/>
        <w:jc w:val="both"/>
        <w:rPr>
          <w:del w:id="14" w:author="Benslimane, Amira" w:date="2016-08-11T11:58:00Z"/>
        </w:rPr>
      </w:pPr>
      <w:r>
        <w:t>The SFTP that sends orders (in CSV format) to and receives execution</w:t>
      </w:r>
      <w:r w:rsidR="00486306">
        <w:t>s</w:t>
      </w:r>
      <w:r>
        <w:t xml:space="preserve"> from RBC is swiped every 15 minutes. If we don’t receive an ACK or a NACK in 15 minutes the order will be </w:t>
      </w:r>
      <w:r w:rsidR="00AE2304">
        <w:t>flagged, order</w:t>
      </w:r>
      <w:r w:rsidR="009B71C7">
        <w:t xml:space="preserve"> status will </w:t>
      </w:r>
      <w:r w:rsidR="009B71C7" w:rsidRPr="00A63AF4">
        <w:rPr>
          <w:strike/>
          <w:rPrChange w:id="15" w:author="adiaconu" w:date="2016-09-13T12:11:00Z">
            <w:rPr/>
          </w:rPrChange>
        </w:rPr>
        <w:t>remain ‘Sent to RBC’</w:t>
      </w:r>
      <w:r w:rsidR="00AE2304" w:rsidRPr="00A63AF4">
        <w:rPr>
          <w:strike/>
          <w:rPrChange w:id="16" w:author="adiaconu" w:date="2016-09-13T12:11:00Z">
            <w:rPr/>
          </w:rPrChange>
        </w:rPr>
        <w:t>.</w:t>
      </w:r>
    </w:p>
    <w:p w:rsidR="00A63AF4" w:rsidRDefault="00A63AF4" w:rsidP="00202D58">
      <w:pPr>
        <w:pStyle w:val="MisysPullQuoteAuthorTitleCompany"/>
        <w:jc w:val="both"/>
        <w:rPr>
          <w:ins w:id="17" w:author="adiaconu" w:date="2016-09-13T12:12:00Z"/>
        </w:rPr>
      </w:pPr>
      <w:ins w:id="18" w:author="adiaconu" w:date="2016-09-13T12:11:00Z">
        <w:r>
          <w:t>Order will change to Time</w:t>
        </w:r>
      </w:ins>
      <w:ins w:id="19" w:author="adiaconu" w:date="2016-09-13T12:12:00Z">
        <w:r>
          <w:t>d Out-&gt; user can then send the order to RBC</w:t>
        </w:r>
      </w:ins>
    </w:p>
    <w:p w:rsidR="00A63AF4" w:rsidRPr="00A63AF4" w:rsidRDefault="00A63AF4">
      <w:pPr>
        <w:pStyle w:val="MisysTextBody"/>
        <w:rPr>
          <w:ins w:id="20" w:author="adiaconu" w:date="2016-09-13T12:11:00Z"/>
        </w:rPr>
        <w:pPrChange w:id="21" w:author="adiaconu" w:date="2016-09-13T12:12:00Z">
          <w:pPr>
            <w:pStyle w:val="MisysPullQuoteAuthorTitleCompany"/>
            <w:jc w:val="both"/>
          </w:pPr>
        </w:pPrChange>
      </w:pPr>
    </w:p>
    <w:p w:rsidR="00A63AF4" w:rsidRDefault="00A63AF4" w:rsidP="00202D58">
      <w:pPr>
        <w:pStyle w:val="MisysPullQuoteAuthorTitleCompany"/>
        <w:jc w:val="both"/>
        <w:rPr>
          <w:ins w:id="22" w:author="adiaconu" w:date="2016-09-13T12:11:00Z"/>
        </w:rPr>
      </w:pPr>
    </w:p>
    <w:p w:rsidR="003A4159" w:rsidRDefault="008C1D0A" w:rsidP="00202D58">
      <w:pPr>
        <w:pStyle w:val="MisysPullQuoteAuthorTitleCompany"/>
        <w:jc w:val="both"/>
      </w:pPr>
      <w:r>
        <w:t xml:space="preserve">Mediolanum </w:t>
      </w:r>
      <w:r w:rsidR="00D80B69">
        <w:t>Treasury team will call RBC to send back the ACK</w:t>
      </w:r>
      <w:r w:rsidR="009B71C7">
        <w:t>.</w:t>
      </w:r>
      <w:r w:rsidR="00D80B69">
        <w:t xml:space="preserve"> </w:t>
      </w:r>
      <w:r w:rsidR="009B71C7">
        <w:t>Once processed the order will follow the</w:t>
      </w:r>
      <w:r w:rsidR="00D80B69">
        <w:t xml:space="preserve"> </w:t>
      </w:r>
      <w:r w:rsidR="009B71C7">
        <w:t>workflow described above</w:t>
      </w:r>
      <w:r w:rsidR="00AE2304">
        <w:t>.</w:t>
      </w:r>
      <w:r w:rsidR="00D80B69" w:rsidRPr="005B70D4">
        <w:t xml:space="preserve"> </w:t>
      </w:r>
    </w:p>
    <w:p w:rsidR="00A1159F" w:rsidRDefault="00A1159F" w:rsidP="00A1159F">
      <w:pPr>
        <w:pStyle w:val="MisysSectionHeadingLv2"/>
        <w:jc w:val="both"/>
      </w:pPr>
    </w:p>
    <w:p w:rsidR="00A1159F" w:rsidRDefault="00A1159F" w:rsidP="00A1159F">
      <w:pPr>
        <w:pStyle w:val="MisysSectionHeadingLv2"/>
        <w:jc w:val="both"/>
      </w:pPr>
      <w:r>
        <w:t xml:space="preserve"> </w:t>
      </w:r>
    </w:p>
    <w:p w:rsidR="003A4159" w:rsidRDefault="003A4159" w:rsidP="00202D58">
      <w:pPr>
        <w:pStyle w:val="MisysPullQuoteAuthorTitleCompany"/>
        <w:jc w:val="both"/>
      </w:pPr>
    </w:p>
    <w:p w:rsidR="003A4159" w:rsidRDefault="00EB1611" w:rsidP="00202D58">
      <w:pPr>
        <w:pStyle w:val="MisysTextStandardFirst"/>
        <w:numPr>
          <w:ilvl w:val="0"/>
          <w:numId w:val="0"/>
        </w:numPr>
        <w:jc w:val="both"/>
      </w:pPr>
      <w:r>
        <w:t xml:space="preserve">2 </w:t>
      </w:r>
      <w:r w:rsidR="003A4159">
        <w:t xml:space="preserve">Technical details </w:t>
      </w:r>
    </w:p>
    <w:p w:rsidR="003A4159" w:rsidRDefault="00F4008D" w:rsidP="00202D58">
      <w:pPr>
        <w:pStyle w:val="MisysSectionHeadingLv1"/>
        <w:jc w:val="both"/>
      </w:pPr>
      <w:bookmarkStart w:id="23" w:name="_Toc458632387"/>
      <w:r>
        <w:t xml:space="preserve">2.1 </w:t>
      </w:r>
      <w:r w:rsidR="003A4159" w:rsidRPr="00F4008D">
        <w:t>Order</w:t>
      </w:r>
      <w:r w:rsidR="003A4159">
        <w:t xml:space="preserve"> </w:t>
      </w:r>
      <w:r w:rsidR="00EB1611">
        <w:t xml:space="preserve">file </w:t>
      </w:r>
      <w:r w:rsidR="003A4159">
        <w:t>format</w:t>
      </w:r>
      <w:bookmarkEnd w:id="23"/>
      <w:r w:rsidR="003A4159">
        <w:t xml:space="preserve">  </w:t>
      </w:r>
    </w:p>
    <w:p w:rsidR="009E6623" w:rsidRPr="009E6623" w:rsidRDefault="009E6623" w:rsidP="00202D58">
      <w:pPr>
        <w:pStyle w:val="MisysTextBody"/>
        <w:jc w:val="both"/>
      </w:pPr>
    </w:p>
    <w:p w:rsidR="009E6623" w:rsidRDefault="009E6623" w:rsidP="00202D58">
      <w:pPr>
        <w:pStyle w:val="MisysPullQuoteAuthorTitleCompany"/>
        <w:jc w:val="both"/>
      </w:pPr>
      <w:r w:rsidRPr="009E6623">
        <w:rPr>
          <w:b/>
        </w:rPr>
        <w:t>File name:</w:t>
      </w:r>
      <w:r>
        <w:t xml:space="preserve"> Subject to Mediolanum’s agreement the filename could be in the format: MAML_</w:t>
      </w:r>
      <w:r w:rsidRPr="009E6623">
        <w:rPr>
          <w:lang w:val="en-IE"/>
        </w:rPr>
        <w:t xml:space="preserve"> </w:t>
      </w:r>
      <w:r>
        <w:rPr>
          <w:lang w:val="en-IE"/>
        </w:rPr>
        <w:t xml:space="preserve">XXX </w:t>
      </w:r>
      <w:r>
        <w:t>_GFP_SEQ_YYYYMMDD</w:t>
      </w:r>
    </w:p>
    <w:p w:rsidR="003A4159" w:rsidRPr="003A4159" w:rsidRDefault="009E6623" w:rsidP="00202D58">
      <w:pPr>
        <w:pStyle w:val="MisysPullQuoteAuthorTitleCompany"/>
        <w:jc w:val="both"/>
      </w:pPr>
      <w:r>
        <w:t xml:space="preserve">Where </w:t>
      </w:r>
      <w:r>
        <w:rPr>
          <w:lang w:val="en-IE"/>
        </w:rPr>
        <w:t xml:space="preserve">XXX corresponds to the different underlying fund of funds and </w:t>
      </w:r>
      <w:r>
        <w:t>the sequence is used to avoid a situation where duplicate file is sent in error.</w:t>
      </w:r>
    </w:p>
    <w:p w:rsidR="009E6623" w:rsidRPr="00486306" w:rsidRDefault="009E6623" w:rsidP="00202D58">
      <w:pPr>
        <w:pStyle w:val="MisysPullQuoteAuthorTitleCompany"/>
        <w:jc w:val="both"/>
        <w:rPr>
          <w:b/>
        </w:rPr>
      </w:pPr>
      <w:r w:rsidRPr="00486306">
        <w:rPr>
          <w:b/>
        </w:rPr>
        <w:t>Field</w:t>
      </w:r>
      <w:r w:rsidR="00486306">
        <w:rPr>
          <w:b/>
        </w:rPr>
        <w:t>s</w:t>
      </w:r>
      <w:r w:rsidRPr="00486306">
        <w:rPr>
          <w:b/>
        </w:rPr>
        <w:t xml:space="preserve"> description</w:t>
      </w:r>
      <w:r w:rsidR="00486306" w:rsidRPr="00486306">
        <w:rPr>
          <w:b/>
        </w:rPr>
        <w:t>:</w:t>
      </w:r>
      <w:r w:rsidRPr="00486306">
        <w:rPr>
          <w:b/>
        </w:rPr>
        <w:t xml:space="preserve"> </w:t>
      </w:r>
      <w:r w:rsidRPr="00486306">
        <w:rPr>
          <w:b/>
        </w:rPr>
        <w:tab/>
      </w:r>
      <w:r w:rsidRPr="00486306">
        <w:rPr>
          <w:b/>
        </w:rPr>
        <w:tab/>
      </w:r>
    </w:p>
    <w:tbl>
      <w:tblPr>
        <w:tblW w:w="9021" w:type="dxa"/>
        <w:tblInd w:w="127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shd w:val="clear" w:color="auto" w:fill="F2F2F2" w:themeFill="background1" w:themeFillShade="F2"/>
        <w:tblLayout w:type="fixed"/>
        <w:tblCellMar>
          <w:top w:w="113" w:type="dxa"/>
          <w:left w:w="113" w:type="dxa"/>
          <w:right w:w="0" w:type="dxa"/>
        </w:tblCellMar>
        <w:tblLook w:val="01E0" w:firstRow="1" w:lastRow="1" w:firstColumn="1" w:lastColumn="1" w:noHBand="0" w:noVBand="0"/>
      </w:tblPr>
      <w:tblGrid>
        <w:gridCol w:w="656"/>
        <w:gridCol w:w="1673"/>
        <w:gridCol w:w="1673"/>
        <w:gridCol w:w="1673"/>
        <w:gridCol w:w="1673"/>
        <w:gridCol w:w="1673"/>
      </w:tblGrid>
      <w:tr w:rsidR="005B22AB" w:rsidRPr="005B22AB" w:rsidTr="00F4008D">
        <w:trPr>
          <w:trHeight w:val="456"/>
        </w:trPr>
        <w:tc>
          <w:tcPr>
            <w:tcW w:w="656" w:type="dxa"/>
            <w:shd w:val="clear" w:color="auto" w:fill="CCC0D9" w:themeFill="accent4" w:themeFillTint="66"/>
            <w:hideMark/>
          </w:tcPr>
          <w:p w:rsidR="005B22AB" w:rsidRPr="005B22AB" w:rsidRDefault="005B22AB" w:rsidP="00202D58">
            <w:pPr>
              <w:pStyle w:val="MisysTextBody"/>
              <w:jc w:val="both"/>
            </w:pPr>
            <w:r w:rsidRPr="005B22AB">
              <w:t>ID</w:t>
            </w:r>
          </w:p>
        </w:tc>
        <w:tc>
          <w:tcPr>
            <w:tcW w:w="1673" w:type="dxa"/>
            <w:shd w:val="clear" w:color="auto" w:fill="CCC0D9" w:themeFill="accent4" w:themeFillTint="66"/>
          </w:tcPr>
          <w:p w:rsidR="005B22AB" w:rsidRPr="005B22AB" w:rsidRDefault="005B22AB" w:rsidP="00202D58">
            <w:pPr>
              <w:pStyle w:val="MisysTextBody"/>
              <w:jc w:val="both"/>
              <w:rPr>
                <w:lang w:val="en-US"/>
              </w:rPr>
            </w:pPr>
            <w:r w:rsidRPr="005B22AB">
              <w:t>Field Name</w:t>
            </w:r>
          </w:p>
        </w:tc>
        <w:tc>
          <w:tcPr>
            <w:tcW w:w="1673" w:type="dxa"/>
            <w:shd w:val="clear" w:color="auto" w:fill="CCC0D9" w:themeFill="accent4" w:themeFillTint="66"/>
          </w:tcPr>
          <w:p w:rsidR="005B22AB" w:rsidRPr="00085968" w:rsidRDefault="005B22AB" w:rsidP="00202D58">
            <w:pPr>
              <w:pStyle w:val="MisysTextBody"/>
              <w:jc w:val="both"/>
              <w:rPr>
                <w:lang w:val="en-US"/>
              </w:rPr>
            </w:pPr>
            <w:r w:rsidRPr="00085968">
              <w:t>Description</w:t>
            </w:r>
          </w:p>
        </w:tc>
        <w:tc>
          <w:tcPr>
            <w:tcW w:w="1673" w:type="dxa"/>
            <w:shd w:val="clear" w:color="auto" w:fill="CCC0D9" w:themeFill="accent4" w:themeFillTint="66"/>
          </w:tcPr>
          <w:p w:rsidR="005B22AB" w:rsidRPr="005B22AB" w:rsidRDefault="005B22AB" w:rsidP="00202D58">
            <w:pPr>
              <w:pStyle w:val="MisysTextBody"/>
              <w:jc w:val="both"/>
              <w:rPr>
                <w:lang w:val="en-US"/>
              </w:rPr>
            </w:pPr>
            <w:r w:rsidRPr="005B22AB">
              <w:t>Format</w:t>
            </w:r>
          </w:p>
        </w:tc>
        <w:tc>
          <w:tcPr>
            <w:tcW w:w="1673" w:type="dxa"/>
            <w:shd w:val="clear" w:color="auto" w:fill="CCC0D9" w:themeFill="accent4" w:themeFillTint="66"/>
          </w:tcPr>
          <w:p w:rsidR="005B22AB" w:rsidRPr="005B22AB" w:rsidRDefault="005B22AB" w:rsidP="00202D58">
            <w:pPr>
              <w:pStyle w:val="MisysTextBody"/>
              <w:jc w:val="both"/>
            </w:pPr>
            <w:r w:rsidRPr="005B22AB">
              <w:t>Populated</w:t>
            </w:r>
          </w:p>
          <w:p w:rsidR="005B22AB" w:rsidRPr="005B22AB" w:rsidRDefault="005B22AB" w:rsidP="00202D58">
            <w:pPr>
              <w:pStyle w:val="MisysTextBody"/>
              <w:jc w:val="both"/>
              <w:rPr>
                <w:lang w:val="en-US"/>
              </w:rPr>
            </w:pPr>
            <w:r w:rsidRPr="005B22AB">
              <w:t>“In” Flow</w:t>
            </w:r>
          </w:p>
        </w:tc>
        <w:tc>
          <w:tcPr>
            <w:tcW w:w="1673" w:type="dxa"/>
            <w:shd w:val="clear" w:color="auto" w:fill="CCC0D9" w:themeFill="accent4" w:themeFillTint="66"/>
          </w:tcPr>
          <w:p w:rsidR="005B22AB" w:rsidRPr="005B22AB" w:rsidRDefault="005B22AB" w:rsidP="00202D58">
            <w:pPr>
              <w:pStyle w:val="MisysTextBody"/>
              <w:jc w:val="both"/>
            </w:pPr>
            <w:r w:rsidRPr="005B22AB">
              <w:t>Populated</w:t>
            </w:r>
          </w:p>
          <w:p w:rsidR="005B22AB" w:rsidRPr="005B22AB" w:rsidRDefault="005B22AB" w:rsidP="00202D58">
            <w:pPr>
              <w:pStyle w:val="MisysTextBody"/>
              <w:jc w:val="both"/>
              <w:rPr>
                <w:lang w:val="en-US"/>
              </w:rPr>
            </w:pPr>
            <w:r w:rsidRPr="005B22AB">
              <w:t>“Out” Flow</w:t>
            </w:r>
          </w:p>
        </w:tc>
      </w:tr>
      <w:tr w:rsidR="005B22AB" w:rsidRPr="005B22AB" w:rsidTr="00F4008D">
        <w:trPr>
          <w:trHeight w:val="265"/>
        </w:trPr>
        <w:tc>
          <w:tcPr>
            <w:tcW w:w="656" w:type="dxa"/>
            <w:shd w:val="clear" w:color="auto" w:fill="F2F2F2" w:themeFill="background1" w:themeFillShade="F2"/>
            <w:hideMark/>
          </w:tcPr>
          <w:p w:rsidR="005B22AB" w:rsidRPr="000F4CE6" w:rsidRDefault="005B22AB" w:rsidP="00202D58">
            <w:pPr>
              <w:pStyle w:val="BodyText2"/>
              <w:jc w:val="both"/>
              <w:rPr>
                <w:rFonts w:ascii="Arial" w:hAnsi="Arial" w:cs="Arial"/>
                <w:szCs w:val="16"/>
                <w:lang w:val="en-US"/>
              </w:rPr>
            </w:pPr>
            <w:r w:rsidRPr="000F4CE6">
              <w:rPr>
                <w:rFonts w:ascii="Arial" w:hAnsi="Arial" w:cs="Arial"/>
                <w:szCs w:val="16"/>
                <w:lang w:val="en-US"/>
              </w:rPr>
              <w:t>1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5B22AB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account-no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B0042D" w:rsidRPr="00085968" w:rsidRDefault="00B0042D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85968">
              <w:rPr>
                <w:rFonts w:ascii="Arial" w:hAnsi="Arial" w:cs="Arial"/>
                <w:i w:val="0"/>
                <w:lang w:val="en-US"/>
              </w:rPr>
              <w:t>Account Number</w:t>
            </w:r>
          </w:p>
          <w:p w:rsidR="005B22AB" w:rsidRPr="00085968" w:rsidRDefault="00B0042D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85968">
              <w:rPr>
                <w:rFonts w:ascii="Arial" w:hAnsi="Arial" w:cs="Arial"/>
                <w:i w:val="0"/>
                <w:lang w:val="en-US"/>
              </w:rPr>
              <w:t>Mediolanum will not quote the GFP account number, they will quote the new CU/FA identifier. The same value will be used in the confirmation file from GFP.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B0042D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Alpha Numeric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B0042D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Yes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B0042D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Yes</w:t>
            </w:r>
          </w:p>
        </w:tc>
      </w:tr>
      <w:tr w:rsidR="005B22AB" w:rsidRPr="005B22AB" w:rsidTr="00F4008D">
        <w:trPr>
          <w:trHeight w:val="570"/>
        </w:trPr>
        <w:tc>
          <w:tcPr>
            <w:tcW w:w="656" w:type="dxa"/>
            <w:shd w:val="clear" w:color="auto" w:fill="F2F2F2" w:themeFill="background1" w:themeFillShade="F2"/>
            <w:hideMark/>
          </w:tcPr>
          <w:p w:rsidR="005B22AB" w:rsidRPr="000F4CE6" w:rsidRDefault="005B22AB" w:rsidP="00202D58">
            <w:pPr>
              <w:pStyle w:val="BodyText2"/>
              <w:jc w:val="both"/>
              <w:rPr>
                <w:rFonts w:ascii="Arial" w:hAnsi="Arial" w:cs="Arial"/>
                <w:szCs w:val="16"/>
                <w:lang w:val="en-US"/>
              </w:rPr>
            </w:pPr>
            <w:r w:rsidRPr="000F4CE6">
              <w:rPr>
                <w:rFonts w:ascii="Arial" w:hAnsi="Arial" w:cs="Arial"/>
                <w:szCs w:val="16"/>
                <w:lang w:val="en-US"/>
              </w:rPr>
              <w:t>2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5B22AB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h-status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85968" w:rsidRDefault="00B0042D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IE"/>
              </w:rPr>
            </w:pPr>
            <w:r w:rsidRPr="00085968">
              <w:rPr>
                <w:rFonts w:ascii="Arial" w:hAnsi="Arial" w:cs="Arial"/>
                <w:i w:val="0"/>
                <w:lang w:val="en-IE"/>
              </w:rPr>
              <w:t>‘P’ for Pending i.e. not processed</w:t>
            </w:r>
          </w:p>
          <w:p w:rsidR="00B0042D" w:rsidRPr="00085968" w:rsidRDefault="00B0042D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IE"/>
              </w:rPr>
            </w:pPr>
            <w:r w:rsidRPr="00085968">
              <w:rPr>
                <w:rFonts w:ascii="Arial" w:hAnsi="Arial" w:cs="Arial"/>
                <w:i w:val="0"/>
                <w:lang w:val="en-IE"/>
              </w:rPr>
              <w:t>GFP will reply with ‘H’ for History, i.e. processed or ‘R’ for Rejected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B0042D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Alpha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B0042D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Yes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B0042D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Yes</w:t>
            </w:r>
          </w:p>
        </w:tc>
      </w:tr>
      <w:tr w:rsidR="005B22AB" w:rsidRPr="005B22AB" w:rsidTr="00F4008D">
        <w:trPr>
          <w:trHeight w:val="877"/>
        </w:trPr>
        <w:tc>
          <w:tcPr>
            <w:tcW w:w="656" w:type="dxa"/>
            <w:shd w:val="clear" w:color="auto" w:fill="F2F2F2" w:themeFill="background1" w:themeFillShade="F2"/>
            <w:hideMark/>
          </w:tcPr>
          <w:p w:rsidR="005B22AB" w:rsidRPr="000F4CE6" w:rsidRDefault="005B22AB" w:rsidP="00202D58">
            <w:pPr>
              <w:pStyle w:val="BodyText2"/>
              <w:jc w:val="both"/>
              <w:rPr>
                <w:rFonts w:ascii="Arial" w:hAnsi="Arial" w:cs="Arial"/>
                <w:szCs w:val="16"/>
                <w:lang w:val="en-US"/>
              </w:rPr>
            </w:pPr>
            <w:r w:rsidRPr="000F4CE6">
              <w:rPr>
                <w:rFonts w:ascii="Arial" w:hAnsi="Arial" w:cs="Arial"/>
                <w:szCs w:val="16"/>
                <w:lang w:val="en-US"/>
              </w:rPr>
              <w:t>3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5B22AB" w:rsidP="00202D58">
            <w:pPr>
              <w:pStyle w:val="BodyText2"/>
              <w:jc w:val="both"/>
              <w:rPr>
                <w:rFonts w:ascii="Arial" w:hAnsi="Arial" w:cs="Arial"/>
                <w:szCs w:val="16"/>
                <w:lang w:val="en-US"/>
              </w:rPr>
            </w:pPr>
            <w:r w:rsidRPr="000F4CE6">
              <w:rPr>
                <w:rFonts w:ascii="Arial" w:hAnsi="Arial" w:cs="Arial"/>
                <w:szCs w:val="16"/>
                <w:lang w:val="en-IE"/>
              </w:rPr>
              <w:t>entry-date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85968" w:rsidRDefault="00B0042D" w:rsidP="00202D58">
            <w:pPr>
              <w:pStyle w:val="BodyText2"/>
              <w:jc w:val="both"/>
              <w:rPr>
                <w:rFonts w:ascii="Arial" w:hAnsi="Arial" w:cs="Arial"/>
                <w:szCs w:val="16"/>
                <w:lang w:val="en-US"/>
              </w:rPr>
            </w:pPr>
            <w:r w:rsidRPr="00085968">
              <w:rPr>
                <w:rFonts w:ascii="Arial" w:hAnsi="Arial" w:cs="Arial"/>
                <w:szCs w:val="16"/>
                <w:lang w:val="en-IE"/>
              </w:rPr>
              <w:t>Reception date of the orders in GFP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B0042D" w:rsidP="00202D58">
            <w:pPr>
              <w:pStyle w:val="BodyText2"/>
              <w:jc w:val="both"/>
              <w:rPr>
                <w:rFonts w:ascii="Arial" w:hAnsi="Arial" w:cs="Arial"/>
                <w:szCs w:val="16"/>
                <w:lang w:val="en-US"/>
              </w:rPr>
            </w:pPr>
            <w:r w:rsidRPr="000F4CE6">
              <w:rPr>
                <w:rFonts w:ascii="Arial" w:hAnsi="Arial" w:cs="Arial"/>
                <w:szCs w:val="16"/>
                <w:lang w:val="en-IE"/>
              </w:rPr>
              <w:t>DDMMYYYY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B0042D" w:rsidP="00202D58">
            <w:pPr>
              <w:pStyle w:val="BodyText2"/>
              <w:jc w:val="both"/>
              <w:rPr>
                <w:rFonts w:ascii="Arial" w:hAnsi="Arial" w:cs="Arial"/>
                <w:szCs w:val="16"/>
                <w:lang w:val="en-US"/>
              </w:rPr>
            </w:pPr>
            <w:r w:rsidRPr="000F4CE6">
              <w:rPr>
                <w:rFonts w:ascii="Arial" w:hAnsi="Arial" w:cs="Arial"/>
                <w:szCs w:val="16"/>
                <w:lang w:val="en-US"/>
              </w:rPr>
              <w:t>No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B0042D" w:rsidP="00202D58">
            <w:pPr>
              <w:pStyle w:val="BodyText2"/>
              <w:jc w:val="both"/>
              <w:rPr>
                <w:rFonts w:ascii="Arial" w:hAnsi="Arial" w:cs="Arial"/>
                <w:szCs w:val="16"/>
                <w:lang w:val="en-US"/>
              </w:rPr>
            </w:pPr>
            <w:r w:rsidRPr="000F4CE6">
              <w:rPr>
                <w:rFonts w:ascii="Arial" w:hAnsi="Arial" w:cs="Arial"/>
                <w:szCs w:val="16"/>
                <w:lang w:val="en-IE"/>
              </w:rPr>
              <w:t>Yes</w:t>
            </w:r>
          </w:p>
        </w:tc>
      </w:tr>
      <w:tr w:rsidR="005B22AB" w:rsidRPr="005B22AB" w:rsidTr="00F4008D">
        <w:trPr>
          <w:trHeight w:val="570"/>
        </w:trPr>
        <w:tc>
          <w:tcPr>
            <w:tcW w:w="656" w:type="dxa"/>
            <w:shd w:val="clear" w:color="auto" w:fill="F2F2F2" w:themeFill="background1" w:themeFillShade="F2"/>
            <w:hideMark/>
          </w:tcPr>
          <w:p w:rsidR="005B22AB" w:rsidRPr="000F4CE6" w:rsidRDefault="005B22AB" w:rsidP="00202D58">
            <w:pPr>
              <w:pStyle w:val="BodyText2"/>
              <w:jc w:val="both"/>
              <w:rPr>
                <w:rFonts w:ascii="Arial" w:hAnsi="Arial" w:cs="Arial"/>
                <w:szCs w:val="16"/>
                <w:lang w:val="en-US"/>
              </w:rPr>
            </w:pPr>
            <w:r w:rsidRPr="000F4CE6">
              <w:rPr>
                <w:rFonts w:ascii="Arial" w:hAnsi="Arial" w:cs="Arial"/>
                <w:szCs w:val="16"/>
                <w:lang w:val="en-US"/>
              </w:rPr>
              <w:t>4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5B22AB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order-date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85968" w:rsidRDefault="00B0042D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85968">
              <w:rPr>
                <w:rFonts w:ascii="Arial" w:hAnsi="Arial" w:cs="Arial"/>
                <w:i w:val="0"/>
                <w:lang w:val="en-IE"/>
              </w:rPr>
              <w:t>Trade or Dealing Date of the trade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B0042D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DDMMYYYY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B0042D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Yes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B0042D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Yes</w:t>
            </w:r>
          </w:p>
        </w:tc>
      </w:tr>
      <w:tr w:rsidR="005B22AB" w:rsidRPr="005B22AB" w:rsidTr="00F4008D">
        <w:trPr>
          <w:trHeight w:val="570"/>
        </w:trPr>
        <w:tc>
          <w:tcPr>
            <w:tcW w:w="656" w:type="dxa"/>
            <w:shd w:val="clear" w:color="auto" w:fill="F2F2F2" w:themeFill="background1" w:themeFillShade="F2"/>
            <w:hideMark/>
          </w:tcPr>
          <w:p w:rsidR="005B22AB" w:rsidRPr="000F4CE6" w:rsidRDefault="005B22AB" w:rsidP="00202D58">
            <w:pPr>
              <w:pStyle w:val="BodyText2"/>
              <w:jc w:val="both"/>
              <w:rPr>
                <w:rFonts w:ascii="Arial" w:hAnsi="Arial" w:cs="Arial"/>
                <w:szCs w:val="16"/>
                <w:lang w:val="en-US"/>
              </w:rPr>
            </w:pPr>
            <w:r w:rsidRPr="000F4CE6">
              <w:rPr>
                <w:rFonts w:ascii="Arial" w:hAnsi="Arial" w:cs="Arial"/>
                <w:szCs w:val="16"/>
                <w:lang w:val="en-US"/>
              </w:rPr>
              <w:lastRenderedPageBreak/>
              <w:t>5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5B22AB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tran-code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B0042D" w:rsidRPr="00085968" w:rsidRDefault="00B0042D" w:rsidP="00202D58">
            <w:pPr>
              <w:jc w:val="both"/>
              <w:rPr>
                <w:rFonts w:ascii="Arial" w:hAnsi="Arial" w:cs="Arial"/>
                <w:sz w:val="16"/>
                <w:szCs w:val="16"/>
                <w:lang w:val="en-IE"/>
              </w:rPr>
            </w:pPr>
            <w:r w:rsidRPr="00085968">
              <w:rPr>
                <w:rFonts w:ascii="Arial" w:hAnsi="Arial" w:cs="Arial"/>
                <w:sz w:val="16"/>
                <w:szCs w:val="16"/>
                <w:lang w:val="en-IE"/>
              </w:rPr>
              <w:t xml:space="preserve">Required values are: </w:t>
            </w:r>
          </w:p>
          <w:p w:rsidR="00B0042D" w:rsidRPr="00085968" w:rsidRDefault="00B0042D" w:rsidP="00202D58">
            <w:pPr>
              <w:jc w:val="both"/>
              <w:rPr>
                <w:rFonts w:ascii="Arial" w:hAnsi="Arial" w:cs="Arial"/>
                <w:sz w:val="16"/>
                <w:szCs w:val="16"/>
                <w:lang w:val="en-IE"/>
              </w:rPr>
            </w:pPr>
            <w:r w:rsidRPr="00085968">
              <w:rPr>
                <w:rFonts w:ascii="Arial" w:hAnsi="Arial" w:cs="Arial"/>
                <w:sz w:val="16"/>
                <w:szCs w:val="16"/>
                <w:lang w:val="en-IE"/>
              </w:rPr>
              <w:t>“CTB”: Subscription</w:t>
            </w:r>
          </w:p>
          <w:p w:rsidR="005B22AB" w:rsidRPr="00085968" w:rsidRDefault="00B0042D" w:rsidP="00202D58">
            <w:pPr>
              <w:jc w:val="both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085968">
              <w:rPr>
                <w:rFonts w:ascii="Arial" w:hAnsi="Arial" w:cs="Arial"/>
                <w:sz w:val="16"/>
                <w:szCs w:val="16"/>
                <w:lang w:val="en-IE"/>
              </w:rPr>
              <w:t>“BTC”: Redemption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Alpha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Yes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Yes</w:t>
            </w:r>
          </w:p>
        </w:tc>
      </w:tr>
      <w:tr w:rsidR="0089688C" w:rsidRPr="0089688C" w:rsidTr="00F4008D">
        <w:trPr>
          <w:trHeight w:val="570"/>
        </w:trPr>
        <w:tc>
          <w:tcPr>
            <w:tcW w:w="656" w:type="dxa"/>
            <w:shd w:val="clear" w:color="auto" w:fill="F2F2F2" w:themeFill="background1" w:themeFillShade="F2"/>
            <w:hideMark/>
          </w:tcPr>
          <w:p w:rsidR="005B22AB" w:rsidRPr="000F4CE6" w:rsidRDefault="005B22AB" w:rsidP="00202D58">
            <w:pPr>
              <w:pStyle w:val="BodyText2"/>
              <w:jc w:val="both"/>
              <w:rPr>
                <w:rFonts w:ascii="Arial" w:hAnsi="Arial" w:cs="Arial"/>
                <w:strike/>
                <w:color w:val="FF0000"/>
                <w:szCs w:val="16"/>
                <w:lang w:val="en-US"/>
              </w:rPr>
            </w:pPr>
            <w:r w:rsidRPr="000F4CE6">
              <w:rPr>
                <w:rFonts w:ascii="Arial" w:hAnsi="Arial" w:cs="Arial"/>
                <w:strike/>
                <w:color w:val="FF0000"/>
                <w:szCs w:val="16"/>
                <w:lang w:val="en-US"/>
              </w:rPr>
              <w:t>6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B0042D" w:rsidP="00202D58">
            <w:pPr>
              <w:pStyle w:val="BodyText3"/>
              <w:jc w:val="both"/>
              <w:rPr>
                <w:rFonts w:ascii="Arial" w:hAnsi="Arial" w:cs="Arial"/>
                <w:i w:val="0"/>
                <w:strike/>
                <w:color w:val="FF0000"/>
                <w:lang w:val="en-US"/>
              </w:rPr>
            </w:pPr>
            <w:r w:rsidRPr="000F4CE6">
              <w:rPr>
                <w:rFonts w:ascii="Arial" w:hAnsi="Arial" w:cs="Arial"/>
                <w:i w:val="0"/>
                <w:strike/>
                <w:color w:val="FF0000"/>
                <w:lang w:val="en-IE"/>
              </w:rPr>
              <w:t>tran_cat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85968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strike/>
                <w:color w:val="FF0000"/>
                <w:lang w:val="en-US"/>
              </w:rPr>
            </w:pPr>
            <w:r w:rsidRPr="00085968">
              <w:rPr>
                <w:rFonts w:ascii="Arial" w:hAnsi="Arial" w:cs="Arial"/>
                <w:i w:val="0"/>
                <w:strike/>
                <w:color w:val="FF0000"/>
                <w:lang w:val="en-US"/>
              </w:rPr>
              <w:t xml:space="preserve">Value of the transaction </w:t>
            </w:r>
          </w:p>
          <w:p w:rsidR="0089688C" w:rsidRPr="00085968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strike/>
                <w:color w:val="FF0000"/>
                <w:lang w:val="en-US"/>
              </w:rPr>
            </w:pPr>
            <w:r w:rsidRPr="00085968">
              <w:rPr>
                <w:rFonts w:ascii="Arial" w:hAnsi="Arial" w:cs="Arial"/>
                <w:i w:val="0"/>
                <w:strike/>
                <w:color w:val="FF0000"/>
                <w:lang w:val="en-US"/>
              </w:rPr>
              <w:t xml:space="preserve">“P”: Plus </w:t>
            </w:r>
          </w:p>
          <w:p w:rsidR="0089688C" w:rsidRPr="00085968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strike/>
                <w:color w:val="FF0000"/>
                <w:lang w:val="en-US"/>
              </w:rPr>
            </w:pPr>
            <w:r w:rsidRPr="00085968">
              <w:rPr>
                <w:rFonts w:ascii="Arial" w:hAnsi="Arial" w:cs="Arial"/>
                <w:i w:val="0"/>
                <w:strike/>
                <w:color w:val="FF0000"/>
                <w:lang w:val="en-US"/>
              </w:rPr>
              <w:t>“M”: Minus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strike/>
                <w:color w:val="FF0000"/>
                <w:lang w:val="en-US"/>
              </w:rPr>
            </w:pPr>
            <w:r w:rsidRPr="000F4CE6">
              <w:rPr>
                <w:rFonts w:ascii="Arial" w:hAnsi="Arial" w:cs="Arial"/>
                <w:i w:val="0"/>
                <w:strike/>
                <w:color w:val="FF0000"/>
                <w:lang w:val="en-US"/>
              </w:rPr>
              <w:t>Alpha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strike/>
                <w:color w:val="FF0000"/>
                <w:lang w:val="en-US"/>
              </w:rPr>
            </w:pPr>
            <w:r w:rsidRPr="000F4CE6">
              <w:rPr>
                <w:rFonts w:ascii="Arial" w:hAnsi="Arial" w:cs="Arial"/>
                <w:i w:val="0"/>
                <w:strike/>
                <w:color w:val="FF0000"/>
                <w:lang w:val="en-US"/>
              </w:rPr>
              <w:t>Yes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strike/>
                <w:color w:val="FF0000"/>
                <w:lang w:val="en-US"/>
              </w:rPr>
            </w:pPr>
            <w:r w:rsidRPr="000F4CE6">
              <w:rPr>
                <w:rFonts w:ascii="Arial" w:hAnsi="Arial" w:cs="Arial"/>
                <w:i w:val="0"/>
                <w:strike/>
                <w:color w:val="FF0000"/>
                <w:lang w:val="en-US"/>
              </w:rPr>
              <w:t>Yes</w:t>
            </w:r>
          </w:p>
        </w:tc>
      </w:tr>
      <w:tr w:rsidR="005B22AB" w:rsidRPr="005B22AB" w:rsidTr="00F4008D">
        <w:trPr>
          <w:trHeight w:val="570"/>
        </w:trPr>
        <w:tc>
          <w:tcPr>
            <w:tcW w:w="656" w:type="dxa"/>
            <w:shd w:val="clear" w:color="auto" w:fill="F2F2F2" w:themeFill="background1" w:themeFillShade="F2"/>
            <w:hideMark/>
          </w:tcPr>
          <w:p w:rsidR="005B22AB" w:rsidRPr="000F4CE6" w:rsidRDefault="005B22AB" w:rsidP="00202D58">
            <w:pPr>
              <w:pStyle w:val="BodyText2"/>
              <w:jc w:val="both"/>
              <w:rPr>
                <w:rFonts w:ascii="Arial" w:hAnsi="Arial" w:cs="Arial"/>
                <w:szCs w:val="16"/>
                <w:lang w:val="en-US"/>
              </w:rPr>
            </w:pPr>
            <w:r w:rsidRPr="000F4CE6">
              <w:rPr>
                <w:rFonts w:ascii="Arial" w:hAnsi="Arial" w:cs="Arial"/>
                <w:szCs w:val="16"/>
                <w:lang w:val="en-US"/>
              </w:rPr>
              <w:t>7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5B22AB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order-amt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85968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85968">
              <w:rPr>
                <w:rFonts w:ascii="Arial" w:hAnsi="Arial" w:cs="Arial"/>
                <w:i w:val="0"/>
                <w:lang w:val="en-IE"/>
              </w:rPr>
              <w:t>Gross amount instructed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Numeric (2 decimals)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If trade placed in Amount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Yes</w:t>
            </w:r>
          </w:p>
        </w:tc>
      </w:tr>
      <w:tr w:rsidR="005B22AB" w:rsidRPr="005B22AB" w:rsidTr="00F4008D">
        <w:trPr>
          <w:trHeight w:val="570"/>
        </w:trPr>
        <w:tc>
          <w:tcPr>
            <w:tcW w:w="656" w:type="dxa"/>
            <w:shd w:val="clear" w:color="auto" w:fill="F2F2F2" w:themeFill="background1" w:themeFillShade="F2"/>
            <w:hideMark/>
          </w:tcPr>
          <w:p w:rsidR="005B22AB" w:rsidRPr="000F4CE6" w:rsidRDefault="005B22AB" w:rsidP="00202D58">
            <w:pPr>
              <w:pStyle w:val="BodyText2"/>
              <w:jc w:val="both"/>
              <w:rPr>
                <w:rFonts w:ascii="Arial" w:hAnsi="Arial" w:cs="Arial"/>
                <w:szCs w:val="16"/>
                <w:lang w:val="en-US"/>
              </w:rPr>
            </w:pPr>
            <w:r w:rsidRPr="000F4CE6">
              <w:rPr>
                <w:rFonts w:ascii="Arial" w:hAnsi="Arial" w:cs="Arial"/>
                <w:szCs w:val="16"/>
                <w:lang w:val="en-US"/>
              </w:rPr>
              <w:t>8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order-shares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85968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85968">
              <w:rPr>
                <w:rFonts w:ascii="Arial" w:hAnsi="Arial" w:cs="Arial"/>
                <w:i w:val="0"/>
                <w:lang w:val="en-IE"/>
              </w:rPr>
              <w:t>Units instructed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Numeric (3 decimals)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If trade placed in Units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Yes</w:t>
            </w:r>
          </w:p>
        </w:tc>
      </w:tr>
      <w:tr w:rsidR="005B22AB" w:rsidRPr="005B22AB" w:rsidTr="00F4008D">
        <w:trPr>
          <w:trHeight w:val="570"/>
        </w:trPr>
        <w:tc>
          <w:tcPr>
            <w:tcW w:w="656" w:type="dxa"/>
            <w:shd w:val="clear" w:color="auto" w:fill="F2F2F2" w:themeFill="background1" w:themeFillShade="F2"/>
            <w:hideMark/>
          </w:tcPr>
          <w:p w:rsidR="005B22AB" w:rsidRPr="000F4CE6" w:rsidRDefault="005B22AB" w:rsidP="00202D58">
            <w:pPr>
              <w:pStyle w:val="BodyText2"/>
              <w:jc w:val="both"/>
              <w:rPr>
                <w:rFonts w:ascii="Arial" w:hAnsi="Arial" w:cs="Arial"/>
                <w:szCs w:val="16"/>
                <w:lang w:val="en-US"/>
              </w:rPr>
            </w:pPr>
            <w:r w:rsidRPr="000F4CE6">
              <w:rPr>
                <w:rFonts w:ascii="Arial" w:hAnsi="Arial" w:cs="Arial"/>
                <w:szCs w:val="16"/>
                <w:lang w:val="en-US"/>
              </w:rPr>
              <w:t>9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confirm-no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85968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85968">
              <w:rPr>
                <w:rFonts w:ascii="Arial" w:hAnsi="Arial" w:cs="Arial"/>
                <w:i w:val="0"/>
                <w:lang w:val="en-IE"/>
              </w:rPr>
              <w:t>GFP transaction reference number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Alpha Numeric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No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Yes</w:t>
            </w:r>
          </w:p>
        </w:tc>
      </w:tr>
      <w:tr w:rsidR="005B22AB" w:rsidRPr="005B22AB" w:rsidTr="00F4008D">
        <w:trPr>
          <w:trHeight w:val="570"/>
        </w:trPr>
        <w:tc>
          <w:tcPr>
            <w:tcW w:w="656" w:type="dxa"/>
            <w:shd w:val="clear" w:color="auto" w:fill="F2F2F2" w:themeFill="background1" w:themeFillShade="F2"/>
            <w:hideMark/>
          </w:tcPr>
          <w:p w:rsidR="005B22AB" w:rsidRPr="000F4CE6" w:rsidRDefault="005B22AB" w:rsidP="00202D58">
            <w:pPr>
              <w:pStyle w:val="BodyText2"/>
              <w:jc w:val="both"/>
              <w:rPr>
                <w:rFonts w:ascii="Arial" w:hAnsi="Arial" w:cs="Arial"/>
                <w:szCs w:val="16"/>
                <w:lang w:val="en-US"/>
              </w:rPr>
            </w:pPr>
            <w:r w:rsidRPr="000F4CE6">
              <w:rPr>
                <w:rFonts w:ascii="Arial" w:hAnsi="Arial" w:cs="Arial"/>
                <w:szCs w:val="16"/>
                <w:lang w:val="en-US"/>
              </w:rPr>
              <w:t>10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price-used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85968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85968">
              <w:rPr>
                <w:rFonts w:ascii="Arial" w:hAnsi="Arial" w:cs="Arial"/>
                <w:i w:val="0"/>
                <w:lang w:val="en-IE"/>
              </w:rPr>
              <w:t>Price used / NAV per unit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Numeric (4 decimals)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No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Yes</w:t>
            </w:r>
          </w:p>
        </w:tc>
      </w:tr>
      <w:tr w:rsidR="0089688C" w:rsidRPr="0089688C" w:rsidTr="00F4008D">
        <w:trPr>
          <w:trHeight w:val="570"/>
        </w:trPr>
        <w:tc>
          <w:tcPr>
            <w:tcW w:w="656" w:type="dxa"/>
            <w:shd w:val="clear" w:color="auto" w:fill="F2F2F2" w:themeFill="background1" w:themeFillShade="F2"/>
            <w:hideMark/>
          </w:tcPr>
          <w:p w:rsidR="005B22AB" w:rsidRPr="000F4CE6" w:rsidRDefault="005B22AB" w:rsidP="00202D58">
            <w:pPr>
              <w:pStyle w:val="BodyText2"/>
              <w:jc w:val="both"/>
              <w:rPr>
                <w:rFonts w:ascii="Arial" w:hAnsi="Arial" w:cs="Arial"/>
                <w:strike/>
                <w:color w:val="FF0000"/>
                <w:szCs w:val="16"/>
                <w:lang w:val="en-US"/>
              </w:rPr>
            </w:pPr>
            <w:r w:rsidRPr="000F4CE6">
              <w:rPr>
                <w:rFonts w:ascii="Arial" w:hAnsi="Arial" w:cs="Arial"/>
                <w:strike/>
                <w:color w:val="FF0000"/>
                <w:szCs w:val="16"/>
                <w:lang w:val="en-US"/>
              </w:rPr>
              <w:t>11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strike/>
                <w:color w:val="FF0000"/>
                <w:lang w:val="en-US"/>
              </w:rPr>
            </w:pPr>
            <w:r w:rsidRPr="000F4CE6">
              <w:rPr>
                <w:rFonts w:ascii="Arial" w:hAnsi="Arial" w:cs="Arial"/>
                <w:i w:val="0"/>
                <w:strike/>
                <w:color w:val="FF0000"/>
                <w:lang w:val="en-US"/>
              </w:rPr>
              <w:t>settle-date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85968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strike/>
                <w:color w:val="FF0000"/>
                <w:lang w:val="en-US"/>
              </w:rPr>
            </w:pPr>
            <w:r w:rsidRPr="00085968">
              <w:rPr>
                <w:rFonts w:ascii="Arial" w:hAnsi="Arial" w:cs="Arial"/>
                <w:i w:val="0"/>
                <w:strike/>
                <w:color w:val="FF0000"/>
                <w:lang w:val="en-US"/>
              </w:rPr>
              <w:t xml:space="preserve">Requested value date 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strike/>
                <w:color w:val="FF0000"/>
                <w:lang w:val="en-US"/>
              </w:rPr>
            </w:pPr>
            <w:r w:rsidRPr="000F4CE6">
              <w:rPr>
                <w:rFonts w:ascii="Arial" w:hAnsi="Arial" w:cs="Arial"/>
                <w:i w:val="0"/>
                <w:strike/>
                <w:color w:val="FF0000"/>
                <w:lang w:val="en-US"/>
              </w:rPr>
              <w:t>DDMMYYYY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strike/>
                <w:color w:val="FF0000"/>
                <w:lang w:val="en-US"/>
              </w:rPr>
            </w:pPr>
            <w:r w:rsidRPr="000F4CE6">
              <w:rPr>
                <w:rFonts w:ascii="Arial" w:hAnsi="Arial" w:cs="Arial"/>
                <w:i w:val="0"/>
                <w:strike/>
                <w:color w:val="FF0000"/>
                <w:lang w:val="en-US"/>
              </w:rPr>
              <w:t>Yes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strike/>
                <w:color w:val="FF0000"/>
                <w:lang w:val="en-US"/>
              </w:rPr>
            </w:pPr>
            <w:r w:rsidRPr="000F4CE6">
              <w:rPr>
                <w:rFonts w:ascii="Arial" w:hAnsi="Arial" w:cs="Arial"/>
                <w:i w:val="0"/>
                <w:strike/>
                <w:color w:val="FF0000"/>
                <w:lang w:val="en-US"/>
              </w:rPr>
              <w:t>Yes</w:t>
            </w:r>
          </w:p>
        </w:tc>
      </w:tr>
      <w:tr w:rsidR="005B22AB" w:rsidRPr="005B22AB" w:rsidTr="00F4008D">
        <w:trPr>
          <w:trHeight w:val="570"/>
        </w:trPr>
        <w:tc>
          <w:tcPr>
            <w:tcW w:w="656" w:type="dxa"/>
            <w:shd w:val="clear" w:color="auto" w:fill="F2F2F2" w:themeFill="background1" w:themeFillShade="F2"/>
            <w:hideMark/>
          </w:tcPr>
          <w:p w:rsidR="005B22AB" w:rsidRPr="000F4CE6" w:rsidRDefault="005B22AB" w:rsidP="00202D58">
            <w:pPr>
              <w:pStyle w:val="BodyText2"/>
              <w:jc w:val="both"/>
              <w:rPr>
                <w:rFonts w:ascii="Arial" w:hAnsi="Arial" w:cs="Arial"/>
                <w:szCs w:val="16"/>
                <w:lang w:val="en-US"/>
              </w:rPr>
            </w:pPr>
            <w:r w:rsidRPr="000F4CE6">
              <w:rPr>
                <w:rFonts w:ascii="Arial" w:hAnsi="Arial" w:cs="Arial"/>
                <w:szCs w:val="16"/>
                <w:lang w:val="en-US"/>
              </w:rPr>
              <w:t>12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tabs>
                <w:tab w:val="left" w:pos="706"/>
                <w:tab w:val="center" w:pos="820"/>
              </w:tabs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date-settled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85968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85968">
              <w:rPr>
                <w:rFonts w:ascii="Arial" w:hAnsi="Arial" w:cs="Arial"/>
                <w:i w:val="0"/>
                <w:lang w:val="en-US"/>
              </w:rPr>
              <w:t>Execute date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DDMMYYYY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No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Yes</w:t>
            </w:r>
          </w:p>
        </w:tc>
      </w:tr>
      <w:tr w:rsidR="005B22AB" w:rsidRPr="005B22AB" w:rsidTr="00F4008D">
        <w:trPr>
          <w:trHeight w:val="570"/>
        </w:trPr>
        <w:tc>
          <w:tcPr>
            <w:tcW w:w="656" w:type="dxa"/>
            <w:shd w:val="clear" w:color="auto" w:fill="F2F2F2" w:themeFill="background1" w:themeFillShade="F2"/>
            <w:hideMark/>
          </w:tcPr>
          <w:p w:rsidR="005B22AB" w:rsidRPr="000F4CE6" w:rsidRDefault="005B22AB" w:rsidP="00202D58">
            <w:pPr>
              <w:pStyle w:val="BodyText2"/>
              <w:jc w:val="both"/>
              <w:rPr>
                <w:rFonts w:ascii="Arial" w:hAnsi="Arial" w:cs="Arial"/>
                <w:szCs w:val="16"/>
                <w:lang w:val="en-US"/>
              </w:rPr>
            </w:pPr>
            <w:r w:rsidRPr="000F4CE6">
              <w:rPr>
                <w:rFonts w:ascii="Arial" w:hAnsi="Arial" w:cs="Arial"/>
                <w:szCs w:val="16"/>
                <w:lang w:val="en-US"/>
              </w:rPr>
              <w:t>13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receipt-amt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85968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85968">
              <w:rPr>
                <w:rFonts w:ascii="Arial" w:hAnsi="Arial" w:cs="Arial"/>
                <w:i w:val="0"/>
                <w:lang w:val="en-IE"/>
              </w:rPr>
              <w:t>Amount on the order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Numeric (2 decimals)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No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Yes</w:t>
            </w:r>
          </w:p>
        </w:tc>
      </w:tr>
      <w:tr w:rsidR="005B22AB" w:rsidRPr="005B22AB" w:rsidTr="00F4008D">
        <w:trPr>
          <w:trHeight w:val="570"/>
        </w:trPr>
        <w:tc>
          <w:tcPr>
            <w:tcW w:w="656" w:type="dxa"/>
            <w:shd w:val="clear" w:color="auto" w:fill="F2F2F2" w:themeFill="background1" w:themeFillShade="F2"/>
            <w:hideMark/>
          </w:tcPr>
          <w:p w:rsidR="005B22AB" w:rsidRPr="000F4CE6" w:rsidRDefault="005B22AB" w:rsidP="00202D58">
            <w:pPr>
              <w:pStyle w:val="BodyText2"/>
              <w:jc w:val="both"/>
              <w:rPr>
                <w:rFonts w:ascii="Arial" w:hAnsi="Arial" w:cs="Arial"/>
                <w:szCs w:val="16"/>
                <w:lang w:val="en-US"/>
              </w:rPr>
            </w:pPr>
            <w:r w:rsidRPr="000F4CE6">
              <w:rPr>
                <w:rFonts w:ascii="Arial" w:hAnsi="Arial" w:cs="Arial"/>
                <w:szCs w:val="16"/>
                <w:lang w:val="en-US"/>
              </w:rPr>
              <w:t>14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receipt-shares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85968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85968">
              <w:rPr>
                <w:rFonts w:ascii="Arial" w:hAnsi="Arial" w:cs="Arial"/>
                <w:i w:val="0"/>
                <w:lang w:val="en-IE"/>
              </w:rPr>
              <w:t>Units on the order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Numeric (3 decimals)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No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Yes</w:t>
            </w:r>
          </w:p>
        </w:tc>
      </w:tr>
      <w:tr w:rsidR="005B22AB" w:rsidRPr="005B22AB" w:rsidTr="00F4008D">
        <w:trPr>
          <w:trHeight w:val="570"/>
        </w:trPr>
        <w:tc>
          <w:tcPr>
            <w:tcW w:w="656" w:type="dxa"/>
            <w:shd w:val="clear" w:color="auto" w:fill="F2F2F2" w:themeFill="background1" w:themeFillShade="F2"/>
            <w:hideMark/>
          </w:tcPr>
          <w:p w:rsidR="005B22AB" w:rsidRPr="000F4CE6" w:rsidRDefault="005B22AB" w:rsidP="00202D58">
            <w:pPr>
              <w:pStyle w:val="BodyText2"/>
              <w:jc w:val="both"/>
              <w:rPr>
                <w:rFonts w:ascii="Arial" w:hAnsi="Arial" w:cs="Arial"/>
                <w:szCs w:val="16"/>
                <w:lang w:val="en-US"/>
              </w:rPr>
            </w:pPr>
            <w:r w:rsidRPr="000F4CE6">
              <w:rPr>
                <w:rFonts w:ascii="Arial" w:hAnsi="Arial" w:cs="Arial"/>
                <w:szCs w:val="16"/>
                <w:lang w:val="en-US"/>
              </w:rPr>
              <w:t>15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local-currency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85968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85968">
              <w:rPr>
                <w:rFonts w:ascii="Arial" w:hAnsi="Arial" w:cs="Arial"/>
                <w:i w:val="0"/>
                <w:lang w:val="en-IE"/>
              </w:rPr>
              <w:t>Trade currency (ISO currency code)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Alpha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Yes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Yes</w:t>
            </w:r>
          </w:p>
        </w:tc>
      </w:tr>
      <w:tr w:rsidR="005B22AB" w:rsidRPr="005B22AB" w:rsidTr="00F4008D">
        <w:trPr>
          <w:trHeight w:val="570"/>
        </w:trPr>
        <w:tc>
          <w:tcPr>
            <w:tcW w:w="656" w:type="dxa"/>
            <w:shd w:val="clear" w:color="auto" w:fill="F2F2F2" w:themeFill="background1" w:themeFillShade="F2"/>
            <w:hideMark/>
          </w:tcPr>
          <w:p w:rsidR="005B22AB" w:rsidRPr="000F4CE6" w:rsidRDefault="005B22AB" w:rsidP="00202D58">
            <w:pPr>
              <w:pStyle w:val="BodyText2"/>
              <w:jc w:val="both"/>
              <w:rPr>
                <w:rFonts w:ascii="Arial" w:hAnsi="Arial" w:cs="Arial"/>
                <w:szCs w:val="16"/>
                <w:lang w:val="en-US"/>
              </w:rPr>
            </w:pPr>
            <w:r w:rsidRPr="000F4CE6">
              <w:rPr>
                <w:rFonts w:ascii="Arial" w:hAnsi="Arial" w:cs="Arial"/>
                <w:szCs w:val="16"/>
                <w:lang w:val="en-US"/>
              </w:rPr>
              <w:t>16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loc-curr-rate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85968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85968">
              <w:rPr>
                <w:rFonts w:ascii="Arial" w:hAnsi="Arial" w:cs="Arial"/>
                <w:i w:val="0"/>
                <w:lang w:val="en-IE"/>
              </w:rPr>
              <w:t>FX rate applied to the transaction if required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Numeric (9 decimals)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No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Yes</w:t>
            </w:r>
          </w:p>
        </w:tc>
      </w:tr>
      <w:tr w:rsidR="005B22AB" w:rsidRPr="005B22AB" w:rsidTr="00F4008D">
        <w:trPr>
          <w:trHeight w:val="570"/>
        </w:trPr>
        <w:tc>
          <w:tcPr>
            <w:tcW w:w="656" w:type="dxa"/>
            <w:shd w:val="clear" w:color="auto" w:fill="F2F2F2" w:themeFill="background1" w:themeFillShade="F2"/>
            <w:hideMark/>
          </w:tcPr>
          <w:p w:rsidR="005B22AB" w:rsidRPr="000F4CE6" w:rsidRDefault="005B22AB" w:rsidP="00202D58">
            <w:pPr>
              <w:pStyle w:val="BodyText2"/>
              <w:jc w:val="both"/>
              <w:rPr>
                <w:rFonts w:ascii="Arial" w:hAnsi="Arial" w:cs="Arial"/>
                <w:szCs w:val="16"/>
                <w:lang w:val="en-US"/>
              </w:rPr>
            </w:pPr>
            <w:r w:rsidRPr="000F4CE6">
              <w:rPr>
                <w:rFonts w:ascii="Arial" w:hAnsi="Arial" w:cs="Arial"/>
                <w:szCs w:val="16"/>
                <w:lang w:val="en-US"/>
              </w:rPr>
              <w:t>17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all-shares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89688C" w:rsidRPr="00085968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85968">
              <w:rPr>
                <w:rFonts w:ascii="Arial" w:hAnsi="Arial" w:cs="Arial"/>
                <w:i w:val="0"/>
                <w:lang w:val="en-US"/>
              </w:rPr>
              <w:t>Client can fully redeem shares:</w:t>
            </w:r>
          </w:p>
          <w:p w:rsidR="0089688C" w:rsidRPr="00085968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85968">
              <w:rPr>
                <w:rFonts w:ascii="Arial" w:hAnsi="Arial" w:cs="Arial"/>
                <w:i w:val="0"/>
                <w:lang w:val="en-US"/>
              </w:rPr>
              <w:t>“Yes”: Full redeem</w:t>
            </w:r>
          </w:p>
          <w:p w:rsidR="005B22AB" w:rsidRPr="00085968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85968">
              <w:rPr>
                <w:rFonts w:ascii="Arial" w:hAnsi="Arial" w:cs="Arial"/>
                <w:i w:val="0"/>
                <w:lang w:val="en-US"/>
              </w:rPr>
              <w:t>Blank or “No”: No full redemption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Alpha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Yes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Yes</w:t>
            </w:r>
          </w:p>
        </w:tc>
      </w:tr>
      <w:tr w:rsidR="005B22AB" w:rsidRPr="005B22AB" w:rsidTr="00F4008D">
        <w:trPr>
          <w:trHeight w:val="570"/>
        </w:trPr>
        <w:tc>
          <w:tcPr>
            <w:tcW w:w="656" w:type="dxa"/>
            <w:shd w:val="clear" w:color="auto" w:fill="F2F2F2" w:themeFill="background1" w:themeFillShade="F2"/>
            <w:hideMark/>
          </w:tcPr>
          <w:p w:rsidR="005B22AB" w:rsidRPr="000F4CE6" w:rsidRDefault="005B22AB" w:rsidP="00202D58">
            <w:pPr>
              <w:pStyle w:val="BodyText2"/>
              <w:jc w:val="both"/>
              <w:rPr>
                <w:rFonts w:ascii="Arial" w:hAnsi="Arial" w:cs="Arial"/>
                <w:szCs w:val="16"/>
                <w:lang w:val="en-US"/>
              </w:rPr>
            </w:pPr>
            <w:r w:rsidRPr="000F4CE6">
              <w:rPr>
                <w:rFonts w:ascii="Arial" w:hAnsi="Arial" w:cs="Arial"/>
                <w:szCs w:val="16"/>
                <w:lang w:val="en-US"/>
              </w:rPr>
              <w:t>18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trn-id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85968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85968">
              <w:rPr>
                <w:rFonts w:ascii="Arial" w:hAnsi="Arial" w:cs="Arial"/>
                <w:i w:val="0"/>
                <w:lang w:val="en-IE"/>
              </w:rPr>
              <w:t>Client transaction number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Alpha Numeric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Yes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Yes</w:t>
            </w:r>
          </w:p>
        </w:tc>
      </w:tr>
      <w:tr w:rsidR="0089688C" w:rsidRPr="0089688C" w:rsidTr="00F4008D">
        <w:trPr>
          <w:trHeight w:val="570"/>
        </w:trPr>
        <w:tc>
          <w:tcPr>
            <w:tcW w:w="656" w:type="dxa"/>
            <w:shd w:val="clear" w:color="auto" w:fill="F2F2F2" w:themeFill="background1" w:themeFillShade="F2"/>
            <w:hideMark/>
          </w:tcPr>
          <w:p w:rsidR="005B22AB" w:rsidRPr="000F4CE6" w:rsidRDefault="005B22AB" w:rsidP="00202D58">
            <w:pPr>
              <w:pStyle w:val="BodyText2"/>
              <w:jc w:val="both"/>
              <w:rPr>
                <w:rFonts w:ascii="Arial" w:hAnsi="Arial" w:cs="Arial"/>
                <w:strike/>
                <w:color w:val="FF0000"/>
                <w:szCs w:val="16"/>
                <w:lang w:val="en-US"/>
              </w:rPr>
            </w:pPr>
            <w:r w:rsidRPr="000F4CE6">
              <w:rPr>
                <w:rFonts w:ascii="Arial" w:hAnsi="Arial" w:cs="Arial"/>
                <w:strike/>
                <w:color w:val="FF0000"/>
                <w:szCs w:val="16"/>
                <w:lang w:val="en-US"/>
              </w:rPr>
              <w:t>19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strike/>
                <w:color w:val="FF0000"/>
                <w:lang w:val="en-US"/>
              </w:rPr>
            </w:pPr>
            <w:r w:rsidRPr="000F4CE6">
              <w:rPr>
                <w:rFonts w:ascii="Arial" w:hAnsi="Arial" w:cs="Arial"/>
                <w:i w:val="0"/>
                <w:strike/>
                <w:color w:val="FF0000"/>
                <w:lang w:val="en-US"/>
              </w:rPr>
              <w:t>Type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85968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strike/>
                <w:color w:val="FF0000"/>
                <w:lang w:val="en-US"/>
              </w:rPr>
            </w:pPr>
            <w:r w:rsidRPr="00085968">
              <w:rPr>
                <w:rFonts w:ascii="Arial" w:hAnsi="Arial" w:cs="Arial"/>
                <w:i w:val="0"/>
                <w:strike/>
                <w:color w:val="FF0000"/>
                <w:lang w:val="en-US"/>
              </w:rPr>
              <w:t>Buy or sell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strike/>
                <w:color w:val="FF0000"/>
                <w:lang w:val="en-US"/>
              </w:rPr>
            </w:pPr>
            <w:r w:rsidRPr="000F4CE6">
              <w:rPr>
                <w:rFonts w:ascii="Arial" w:hAnsi="Arial" w:cs="Arial"/>
                <w:i w:val="0"/>
                <w:strike/>
                <w:color w:val="FF0000"/>
                <w:lang w:val="en-US"/>
              </w:rPr>
              <w:t>Alpha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strike/>
                <w:color w:val="FF0000"/>
                <w:lang w:val="en-US"/>
              </w:rPr>
            </w:pPr>
            <w:r w:rsidRPr="000F4CE6">
              <w:rPr>
                <w:rFonts w:ascii="Arial" w:hAnsi="Arial" w:cs="Arial"/>
                <w:i w:val="0"/>
                <w:strike/>
                <w:color w:val="FF0000"/>
                <w:lang w:val="en-US"/>
              </w:rPr>
              <w:t>Yes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strike/>
                <w:color w:val="FF0000"/>
                <w:lang w:val="en-US"/>
              </w:rPr>
            </w:pPr>
            <w:r w:rsidRPr="000F4CE6">
              <w:rPr>
                <w:rFonts w:ascii="Arial" w:hAnsi="Arial" w:cs="Arial"/>
                <w:i w:val="0"/>
                <w:strike/>
                <w:color w:val="FF0000"/>
                <w:lang w:val="en-US"/>
              </w:rPr>
              <w:t>Yes</w:t>
            </w:r>
          </w:p>
        </w:tc>
      </w:tr>
      <w:tr w:rsidR="005B22AB" w:rsidRPr="005B22AB" w:rsidTr="00F4008D">
        <w:trPr>
          <w:trHeight w:val="570"/>
        </w:trPr>
        <w:tc>
          <w:tcPr>
            <w:tcW w:w="656" w:type="dxa"/>
            <w:shd w:val="clear" w:color="auto" w:fill="F2F2F2" w:themeFill="background1" w:themeFillShade="F2"/>
            <w:hideMark/>
          </w:tcPr>
          <w:p w:rsidR="005B22AB" w:rsidRPr="000F4CE6" w:rsidRDefault="005B22AB" w:rsidP="00202D58">
            <w:pPr>
              <w:pStyle w:val="BodyText2"/>
              <w:jc w:val="both"/>
              <w:rPr>
                <w:rFonts w:ascii="Arial" w:hAnsi="Arial" w:cs="Arial"/>
                <w:szCs w:val="16"/>
                <w:lang w:val="en-US"/>
              </w:rPr>
            </w:pPr>
            <w:r w:rsidRPr="000F4CE6">
              <w:rPr>
                <w:rFonts w:ascii="Arial" w:hAnsi="Arial" w:cs="Arial"/>
                <w:szCs w:val="16"/>
                <w:lang w:val="en-US"/>
              </w:rPr>
              <w:t>20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fund-id-ext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89688C" w:rsidRPr="00085968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85968">
              <w:rPr>
                <w:rFonts w:ascii="Arial" w:hAnsi="Arial" w:cs="Arial"/>
                <w:i w:val="0"/>
                <w:lang w:val="en-US"/>
              </w:rPr>
              <w:t>ISIN Code for the target fund in format</w:t>
            </w:r>
          </w:p>
          <w:p w:rsidR="005B22AB" w:rsidRPr="00085968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85968">
              <w:rPr>
                <w:rFonts w:ascii="Arial" w:hAnsi="Arial" w:cs="Arial"/>
                <w:i w:val="0"/>
                <w:lang w:val="en-US"/>
              </w:rPr>
              <w:t>“ISIN:” followed by ISIN code, e.g. ISIN: LU0000000011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89688C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Alpha Numeric</w:t>
            </w:r>
          </w:p>
          <w:p w:rsidR="0089688C" w:rsidRPr="000F4CE6" w:rsidRDefault="0089688C" w:rsidP="00202D58">
            <w:pPr>
              <w:jc w:val="both"/>
              <w:rPr>
                <w:rFonts w:ascii="Arial" w:hAnsi="Arial" w:cs="Arial"/>
                <w:sz w:val="16"/>
                <w:szCs w:val="16"/>
                <w:lang w:val="en-US"/>
              </w:rPr>
            </w:pPr>
          </w:p>
          <w:p w:rsidR="005B22AB" w:rsidRPr="000F4CE6" w:rsidRDefault="005B22AB" w:rsidP="00202D58">
            <w:pPr>
              <w:jc w:val="both"/>
              <w:rPr>
                <w:rFonts w:ascii="Arial" w:hAnsi="Arial" w:cs="Arial"/>
                <w:sz w:val="16"/>
                <w:szCs w:val="16"/>
                <w:lang w:val="en-US"/>
              </w:rPr>
            </w:pP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Yes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Yes</w:t>
            </w:r>
          </w:p>
        </w:tc>
      </w:tr>
      <w:tr w:rsidR="005B22AB" w:rsidRPr="005B22AB" w:rsidTr="00F4008D">
        <w:trPr>
          <w:trHeight w:val="4209"/>
        </w:trPr>
        <w:tc>
          <w:tcPr>
            <w:tcW w:w="656" w:type="dxa"/>
            <w:shd w:val="clear" w:color="auto" w:fill="F2F2F2" w:themeFill="background1" w:themeFillShade="F2"/>
            <w:hideMark/>
          </w:tcPr>
          <w:p w:rsidR="005B22AB" w:rsidRPr="000F4CE6" w:rsidRDefault="005B22AB" w:rsidP="00202D58">
            <w:pPr>
              <w:pStyle w:val="BodyText2"/>
              <w:jc w:val="both"/>
              <w:rPr>
                <w:rFonts w:ascii="Arial" w:hAnsi="Arial" w:cs="Arial"/>
                <w:szCs w:val="16"/>
                <w:lang w:val="en-US"/>
              </w:rPr>
            </w:pPr>
            <w:r w:rsidRPr="000F4CE6">
              <w:rPr>
                <w:rFonts w:ascii="Arial" w:hAnsi="Arial" w:cs="Arial"/>
                <w:szCs w:val="16"/>
                <w:lang w:val="en-US"/>
              </w:rPr>
              <w:lastRenderedPageBreak/>
              <w:t>21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89688C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Bloomberg-security- code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0F4CE6" w:rsidRPr="00085968" w:rsidRDefault="000F4CE6" w:rsidP="00202D58">
            <w:pPr>
              <w:pStyle w:val="TableText"/>
              <w:jc w:val="both"/>
              <w:rPr>
                <w:rFonts w:ascii="Arial" w:hAnsi="Arial" w:cs="Arial"/>
                <w:color w:val="auto"/>
                <w:sz w:val="16"/>
                <w:szCs w:val="16"/>
                <w:lang w:val="en-IE"/>
              </w:rPr>
            </w:pPr>
            <w:r w:rsidRPr="00085968">
              <w:rPr>
                <w:rFonts w:ascii="Arial" w:hAnsi="Arial" w:cs="Arial"/>
                <w:color w:val="auto"/>
                <w:sz w:val="16"/>
                <w:szCs w:val="16"/>
                <w:lang w:val="en-IE"/>
              </w:rPr>
              <w:t>New security identifier in the format:</w:t>
            </w:r>
          </w:p>
          <w:p w:rsidR="000F4CE6" w:rsidRPr="00085968" w:rsidRDefault="000F4CE6" w:rsidP="00202D58">
            <w:pPr>
              <w:pStyle w:val="TableText"/>
              <w:jc w:val="both"/>
              <w:rPr>
                <w:rFonts w:ascii="Arial" w:hAnsi="Arial" w:cs="Arial"/>
                <w:color w:val="auto"/>
                <w:sz w:val="16"/>
                <w:szCs w:val="16"/>
                <w:lang w:val="en-IE"/>
              </w:rPr>
            </w:pPr>
            <w:r w:rsidRPr="00085968">
              <w:rPr>
                <w:rFonts w:ascii="Arial" w:hAnsi="Arial" w:cs="Arial"/>
                <w:color w:val="auto"/>
                <w:sz w:val="16"/>
                <w:szCs w:val="16"/>
                <w:lang w:val="en-IE"/>
              </w:rPr>
              <w:t>[Bloomberg ticker] [Exchange] [Yellow Key]</w:t>
            </w:r>
          </w:p>
          <w:p w:rsidR="000F4CE6" w:rsidRPr="00085968" w:rsidRDefault="000F4CE6" w:rsidP="00202D58">
            <w:pPr>
              <w:pStyle w:val="TableText"/>
              <w:jc w:val="both"/>
              <w:rPr>
                <w:rFonts w:ascii="Arial" w:hAnsi="Arial" w:cs="Arial"/>
                <w:color w:val="auto"/>
                <w:sz w:val="16"/>
                <w:szCs w:val="16"/>
                <w:lang w:val="en-IE"/>
              </w:rPr>
            </w:pPr>
            <w:r w:rsidRPr="00085968">
              <w:rPr>
                <w:rFonts w:ascii="Arial" w:hAnsi="Arial" w:cs="Arial"/>
                <w:color w:val="auto"/>
                <w:sz w:val="16"/>
                <w:szCs w:val="16"/>
                <w:lang w:val="en-IE"/>
              </w:rPr>
              <w:t>e.g. IE0004462408 would be MEDINDL ID Equity</w:t>
            </w:r>
          </w:p>
          <w:p w:rsidR="000F4CE6" w:rsidRPr="00085968" w:rsidRDefault="000F4CE6" w:rsidP="00202D58">
            <w:pPr>
              <w:pStyle w:val="TableText"/>
              <w:jc w:val="both"/>
              <w:rPr>
                <w:rFonts w:ascii="Arial" w:hAnsi="Arial" w:cs="Arial"/>
                <w:color w:val="auto"/>
                <w:sz w:val="16"/>
                <w:szCs w:val="16"/>
                <w:lang w:val="en-IE"/>
              </w:rPr>
            </w:pPr>
          </w:p>
          <w:p w:rsidR="000F4CE6" w:rsidRPr="00085968" w:rsidRDefault="000F4CE6" w:rsidP="00202D58">
            <w:pPr>
              <w:pStyle w:val="TableText"/>
              <w:tabs>
                <w:tab w:val="num" w:pos="868"/>
              </w:tabs>
              <w:jc w:val="both"/>
              <w:rPr>
                <w:rFonts w:ascii="Arial" w:hAnsi="Arial" w:cs="Arial"/>
                <w:color w:val="auto"/>
                <w:sz w:val="16"/>
                <w:szCs w:val="16"/>
                <w:lang w:val="en-IE"/>
              </w:rPr>
            </w:pPr>
            <w:r w:rsidRPr="00085968">
              <w:rPr>
                <w:rFonts w:ascii="Arial" w:hAnsi="Arial" w:cs="Arial"/>
                <w:color w:val="auto"/>
                <w:sz w:val="16"/>
                <w:szCs w:val="16"/>
                <w:lang w:val="en-IE"/>
              </w:rPr>
              <w:t>- MEDINDL is the ticker for the class on the Challenge Cyclical fund</w:t>
            </w:r>
          </w:p>
          <w:p w:rsidR="000F4CE6" w:rsidRPr="00085968" w:rsidRDefault="000F4CE6" w:rsidP="00202D58">
            <w:pPr>
              <w:pStyle w:val="TableText"/>
              <w:tabs>
                <w:tab w:val="num" w:pos="868"/>
              </w:tabs>
              <w:jc w:val="both"/>
              <w:rPr>
                <w:rFonts w:ascii="Arial" w:hAnsi="Arial" w:cs="Arial"/>
                <w:color w:val="auto"/>
                <w:sz w:val="16"/>
                <w:szCs w:val="16"/>
                <w:lang w:val="en-IE"/>
              </w:rPr>
            </w:pPr>
            <w:r w:rsidRPr="00085968">
              <w:rPr>
                <w:rFonts w:ascii="Arial" w:hAnsi="Arial" w:cs="Arial"/>
                <w:color w:val="auto"/>
                <w:sz w:val="16"/>
                <w:szCs w:val="16"/>
                <w:lang w:val="en-IE"/>
              </w:rPr>
              <w:t>- ID represents that the fund is listed on the Irish stock exchange</w:t>
            </w:r>
          </w:p>
          <w:p w:rsidR="005B22AB" w:rsidRPr="00085968" w:rsidRDefault="000F4CE6" w:rsidP="00202D58">
            <w:pPr>
              <w:pStyle w:val="BodyText3"/>
              <w:jc w:val="both"/>
              <w:rPr>
                <w:rFonts w:ascii="Arial" w:hAnsi="Arial" w:cs="Arial"/>
                <w:i w:val="0"/>
                <w:color w:val="auto"/>
                <w:lang w:val="en-US"/>
              </w:rPr>
            </w:pPr>
            <w:r w:rsidRPr="00085968">
              <w:rPr>
                <w:rFonts w:ascii="Arial" w:hAnsi="Arial" w:cs="Arial"/>
                <w:i w:val="0"/>
                <w:color w:val="auto"/>
                <w:lang w:val="en-IE"/>
              </w:rPr>
              <w:t>- Equity represents the asset class (or Bloomberg yellow key)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0F4CE6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IE"/>
              </w:rPr>
              <w:t>Alpha Numeric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0F4CE6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Yes</w:t>
            </w:r>
          </w:p>
        </w:tc>
        <w:tc>
          <w:tcPr>
            <w:tcW w:w="1673" w:type="dxa"/>
            <w:shd w:val="clear" w:color="auto" w:fill="F2F2F2" w:themeFill="background1" w:themeFillShade="F2"/>
          </w:tcPr>
          <w:p w:rsidR="005B22AB" w:rsidRPr="000F4CE6" w:rsidRDefault="000F4CE6" w:rsidP="00202D58">
            <w:pPr>
              <w:pStyle w:val="BodyText3"/>
              <w:jc w:val="both"/>
              <w:rPr>
                <w:rFonts w:ascii="Arial" w:hAnsi="Arial" w:cs="Arial"/>
                <w:i w:val="0"/>
                <w:lang w:val="en-US"/>
              </w:rPr>
            </w:pPr>
            <w:r w:rsidRPr="000F4CE6">
              <w:rPr>
                <w:rFonts w:ascii="Arial" w:hAnsi="Arial" w:cs="Arial"/>
                <w:i w:val="0"/>
                <w:lang w:val="en-US"/>
              </w:rPr>
              <w:t>Yes</w:t>
            </w:r>
          </w:p>
        </w:tc>
      </w:tr>
    </w:tbl>
    <w:p w:rsidR="000F4CE6" w:rsidRDefault="000F4CE6" w:rsidP="00202D58">
      <w:pPr>
        <w:pStyle w:val="MisysPullQuoteAuthorTitleCompany"/>
        <w:jc w:val="both"/>
      </w:pPr>
    </w:p>
    <w:p w:rsidR="000F4CE6" w:rsidRDefault="000F4CE6" w:rsidP="00202D58">
      <w:pPr>
        <w:pStyle w:val="MisysPullQuoteAuthorTitleCompany"/>
        <w:jc w:val="both"/>
      </w:pPr>
      <w:r>
        <w:t xml:space="preserve">The table above </w:t>
      </w:r>
      <w:r w:rsidR="00085968">
        <w:t>is</w:t>
      </w:r>
      <w:r>
        <w:t xml:space="preserve"> provided by RB</w:t>
      </w:r>
      <w:r w:rsidR="00085968">
        <w:t>C, as well as the following examples</w:t>
      </w:r>
      <w:r w:rsidR="00F11209">
        <w:t xml:space="preserve"> (i</w:t>
      </w:r>
      <w:r w:rsidR="00F11209" w:rsidRPr="00F11209">
        <w:t>n XLS for illustrative purposes but must be a CSV delimited file</w:t>
      </w:r>
      <w:r w:rsidR="00F11209">
        <w:t>)</w:t>
      </w:r>
      <w:r>
        <w:t>:</w:t>
      </w:r>
    </w:p>
    <w:p w:rsidR="00085968" w:rsidRDefault="000F4CE6" w:rsidP="00202D58">
      <w:pPr>
        <w:pStyle w:val="MisysPullQuoteAuthorTitleCompany"/>
        <w:jc w:val="both"/>
      </w:pPr>
      <w:r>
        <w:t xml:space="preserve">1) </w:t>
      </w:r>
      <w:r w:rsidR="00085968">
        <w:t>The toolkit o</w:t>
      </w:r>
      <w:r>
        <w:t>rder a</w:t>
      </w:r>
      <w:r w:rsidR="00085968">
        <w:t>dapter sends -&gt; RBC (“In” flow in</w:t>
      </w:r>
      <w:r w:rsidR="00486306">
        <w:t xml:space="preserve"> the</w:t>
      </w:r>
      <w:r w:rsidR="00085968">
        <w:t xml:space="preserve"> above table)</w:t>
      </w:r>
    </w:p>
    <w:bookmarkStart w:id="24" w:name="_MON_1524565995"/>
    <w:bookmarkEnd w:id="24"/>
    <w:p w:rsidR="00085968" w:rsidRDefault="00E2483E" w:rsidP="00202D58">
      <w:pPr>
        <w:pStyle w:val="MisysPullQuoteAuthorTitleCompany"/>
        <w:jc w:val="both"/>
      </w:pPr>
      <w:r>
        <w:object w:dxaOrig="1933" w:dyaOrig="12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7.35pt;height:62.8pt" o:ole="">
            <v:imagedata r:id="rId14" o:title=""/>
          </v:shape>
          <o:OLEObject Type="Embed" ProgID="Excel.Sheet.8" ShapeID="_x0000_i1025" DrawAspect="Icon" ObjectID="_1563110015" r:id="rId15"/>
        </w:object>
      </w:r>
    </w:p>
    <w:p w:rsidR="00085968" w:rsidRDefault="00085968" w:rsidP="00202D58">
      <w:pPr>
        <w:pStyle w:val="MisysPullQuoteAuthorTitleCompany"/>
        <w:jc w:val="both"/>
      </w:pPr>
      <w:r>
        <w:t xml:space="preserve">2) RBC -&gt; OMS (“Out” flow in </w:t>
      </w:r>
      <w:r w:rsidR="00486306">
        <w:t xml:space="preserve">the </w:t>
      </w:r>
      <w:r>
        <w:t>above table)</w:t>
      </w:r>
    </w:p>
    <w:bookmarkStart w:id="25" w:name="_MON_1524566014"/>
    <w:bookmarkEnd w:id="25"/>
    <w:p w:rsidR="00085968" w:rsidRDefault="00085968" w:rsidP="00202D58">
      <w:pPr>
        <w:pStyle w:val="MisysPullQuoteAuthorTitleCompany"/>
        <w:jc w:val="both"/>
      </w:pPr>
      <w:r>
        <w:object w:dxaOrig="1534" w:dyaOrig="993">
          <v:shape id="_x0000_i1026" type="#_x0000_t75" style="width:77.2pt;height:49.55pt" o:ole="">
            <v:imagedata r:id="rId16" o:title=""/>
          </v:shape>
          <o:OLEObject Type="Embed" ProgID="Excel.Sheet.8" ShapeID="_x0000_i1026" DrawAspect="Icon" ObjectID="_1563110016" r:id="rId17"/>
        </w:object>
      </w:r>
    </w:p>
    <w:p w:rsidR="00085968" w:rsidRDefault="00085968" w:rsidP="00202D58">
      <w:pPr>
        <w:pStyle w:val="MisysPullQuoteAuthorTitleCompany"/>
        <w:jc w:val="both"/>
      </w:pPr>
    </w:p>
    <w:p w:rsidR="00BD1EE0" w:rsidRDefault="00F4008D" w:rsidP="00202D58">
      <w:pPr>
        <w:pStyle w:val="MisysSectionHeadingLv1"/>
        <w:jc w:val="both"/>
      </w:pPr>
      <w:bookmarkStart w:id="26" w:name="_Toc458632388"/>
      <w:r>
        <w:t>2.2 O</w:t>
      </w:r>
      <w:r w:rsidR="00085968">
        <w:t xml:space="preserve">rder </w:t>
      </w:r>
      <w:r>
        <w:t xml:space="preserve">adapter </w:t>
      </w:r>
      <w:r w:rsidR="00F11209">
        <w:t xml:space="preserve">and </w:t>
      </w:r>
      <w:r w:rsidR="00EB1611">
        <w:t>work</w:t>
      </w:r>
      <w:r w:rsidR="00085968">
        <w:t>flow</w:t>
      </w:r>
      <w:bookmarkEnd w:id="26"/>
      <w:r w:rsidR="00085968">
        <w:t xml:space="preserve"> </w:t>
      </w:r>
    </w:p>
    <w:p w:rsidR="00F4008D" w:rsidRPr="00F4008D" w:rsidRDefault="00F4008D" w:rsidP="00202D58">
      <w:pPr>
        <w:pStyle w:val="MisysTextSubHeadLv2"/>
        <w:jc w:val="both"/>
        <w:rPr>
          <w:lang w:val="en-GB"/>
        </w:rPr>
      </w:pPr>
    </w:p>
    <w:p w:rsidR="00664076" w:rsidRPr="00664076" w:rsidRDefault="00CC4DC1" w:rsidP="00202D58">
      <w:pPr>
        <w:pStyle w:val="MisysPullQuoteAuthorTitleCompany"/>
        <w:numPr>
          <w:ilvl w:val="0"/>
          <w:numId w:val="20"/>
        </w:numPr>
        <w:ind w:left="284" w:hanging="284"/>
        <w:jc w:val="both"/>
      </w:pPr>
      <w:r>
        <w:t xml:space="preserve">EFT order </w:t>
      </w:r>
      <w:r w:rsidR="00085968">
        <w:t>WF</w:t>
      </w:r>
      <w:r>
        <w:t xml:space="preserve">: set up a workflow that is dedicated for ETF(by instrument type) </w:t>
      </w:r>
      <w:r w:rsidR="006A7A6B">
        <w:t xml:space="preserve">such </w:t>
      </w:r>
      <w:r>
        <w:t>that the orders will be send to the adapter</w:t>
      </w:r>
      <w:del w:id="27" w:author="Su, Yuanjia" w:date="2016-08-12T10:57:00Z">
        <w:r w:rsidR="00085968" w:rsidDel="00CC4DC1">
          <w:delText xml:space="preserve"> </w:delText>
        </w:r>
      </w:del>
    </w:p>
    <w:p w:rsidR="006D0802" w:rsidRPr="00664076" w:rsidRDefault="00664076" w:rsidP="00202D58">
      <w:pPr>
        <w:pStyle w:val="MisysTextBody"/>
        <w:numPr>
          <w:ilvl w:val="0"/>
          <w:numId w:val="20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6D0802" w:rsidRPr="006D0802">
        <w:rPr>
          <w:rFonts w:ascii="Arial" w:hAnsi="Arial" w:cs="Arial"/>
        </w:rPr>
        <w:t xml:space="preserve"> order </w:t>
      </w:r>
      <w:r>
        <w:rPr>
          <w:rFonts w:ascii="Arial" w:hAnsi="Arial" w:cs="Arial"/>
        </w:rPr>
        <w:t>adapter which</w:t>
      </w:r>
      <w:r w:rsidR="006D0802" w:rsidRPr="006D0802">
        <w:rPr>
          <w:rFonts w:ascii="Arial" w:hAnsi="Arial" w:cs="Arial"/>
        </w:rPr>
        <w:t xml:space="preserve"> implements</w:t>
      </w:r>
      <w:r w:rsidR="006D0802" w:rsidRPr="006D0802">
        <w:t xml:space="preserve"> </w:t>
      </w:r>
      <w:r w:rsidR="006D0802" w:rsidRPr="006D0802">
        <w:rPr>
          <w:rFonts w:ascii="Consolas" w:eastAsiaTheme="minorEastAsia" w:hAnsi="Consolas" w:cs="Consolas"/>
          <w:color w:val="2B91AF"/>
          <w:sz w:val="19"/>
          <w:szCs w:val="19"/>
          <w:lang w:eastAsia="zh-CN"/>
        </w:rPr>
        <w:t>IAdapter</w:t>
      </w:r>
      <w:r w:rsidR="00F11209">
        <w:rPr>
          <w:rFonts w:ascii="Arial" w:eastAsiaTheme="minorEastAsia" w:hAnsi="Arial" w:cs="Arial"/>
          <w:color w:val="auto"/>
          <w:lang w:eastAsia="zh-CN"/>
        </w:rPr>
        <w:t xml:space="preserve">: manages the SFTP connection and generation of </w:t>
      </w:r>
      <w:r w:rsidR="00F11209" w:rsidRPr="00664076">
        <w:rPr>
          <w:rFonts w:ascii="Arial" w:eastAsiaTheme="minorEastAsia" w:hAnsi="Arial" w:cs="Arial"/>
          <w:color w:val="auto"/>
          <w:lang w:eastAsia="zh-CN"/>
        </w:rPr>
        <w:t xml:space="preserve">the above required files </w:t>
      </w:r>
    </w:p>
    <w:p w:rsidR="00664076" w:rsidRPr="00664076" w:rsidRDefault="00664076" w:rsidP="00202D58">
      <w:pPr>
        <w:pStyle w:val="MisysTextBody"/>
        <w:numPr>
          <w:ilvl w:val="0"/>
          <w:numId w:val="20"/>
        </w:numPr>
        <w:ind w:left="284" w:hanging="284"/>
        <w:jc w:val="both"/>
        <w:rPr>
          <w:rFonts w:ascii="Arial" w:hAnsi="Arial" w:cs="Arial"/>
        </w:rPr>
      </w:pPr>
      <w:r w:rsidRPr="00664076">
        <w:rPr>
          <w:rFonts w:ascii="Arial" w:eastAsiaTheme="minorEastAsia" w:hAnsi="Arial" w:cs="Arial"/>
          <w:color w:val="auto"/>
          <w:lang w:eastAsia="zh-CN"/>
        </w:rPr>
        <w:t xml:space="preserve">The adapter will also manage timeouts: A FileWatcher object will be initialised in the </w:t>
      </w:r>
      <w:r>
        <w:rPr>
          <w:rFonts w:ascii="Arial" w:eastAsiaTheme="minorEastAsia" w:hAnsi="Arial" w:cs="Arial"/>
          <w:color w:val="auto"/>
          <w:lang w:eastAsia="zh-CN"/>
        </w:rPr>
        <w:t>adapter</w:t>
      </w:r>
      <w:r w:rsidRPr="00664076">
        <w:rPr>
          <w:rFonts w:ascii="Arial" w:eastAsiaTheme="minorEastAsia" w:hAnsi="Arial" w:cs="Arial"/>
          <w:color w:val="auto"/>
          <w:lang w:eastAsia="zh-CN"/>
        </w:rPr>
        <w:t>, and listen</w:t>
      </w:r>
      <w:r>
        <w:rPr>
          <w:rFonts w:ascii="Arial" w:eastAsiaTheme="minorEastAsia" w:hAnsi="Arial" w:cs="Arial"/>
          <w:color w:val="auto"/>
          <w:lang w:eastAsia="zh-CN"/>
        </w:rPr>
        <w:t>s</w:t>
      </w:r>
      <w:r w:rsidRPr="00664076">
        <w:rPr>
          <w:rFonts w:ascii="Arial" w:eastAsiaTheme="minorEastAsia" w:hAnsi="Arial" w:cs="Arial"/>
          <w:color w:val="auto"/>
          <w:lang w:eastAsia="zh-CN"/>
        </w:rPr>
        <w:t xml:space="preserve"> to </w:t>
      </w:r>
      <w:r>
        <w:rPr>
          <w:rFonts w:ascii="Arial" w:eastAsiaTheme="minorEastAsia" w:hAnsi="Arial" w:cs="Arial"/>
          <w:color w:val="auto"/>
          <w:lang w:eastAsia="zh-CN"/>
        </w:rPr>
        <w:t xml:space="preserve">a </w:t>
      </w:r>
      <w:r w:rsidRPr="00664076">
        <w:rPr>
          <w:rFonts w:ascii="Arial" w:eastAsiaTheme="minorEastAsia" w:hAnsi="Arial" w:cs="Arial"/>
          <w:color w:val="auto"/>
          <w:lang w:eastAsia="zh-CN"/>
        </w:rPr>
        <w:t xml:space="preserve">file change event. </w:t>
      </w:r>
      <w:r>
        <w:rPr>
          <w:rFonts w:ascii="Arial" w:eastAsiaTheme="minorEastAsia" w:hAnsi="Arial" w:cs="Arial"/>
          <w:color w:val="auto"/>
          <w:lang w:eastAsia="zh-CN"/>
        </w:rPr>
        <w:t>W</w:t>
      </w:r>
      <w:r w:rsidRPr="00664076">
        <w:rPr>
          <w:rFonts w:ascii="Arial" w:eastAsiaTheme="minorEastAsia" w:hAnsi="Arial" w:cs="Arial"/>
          <w:color w:val="auto"/>
          <w:lang w:eastAsia="zh-CN"/>
        </w:rPr>
        <w:t xml:space="preserve">ithin the timeout limit (configurable), </w:t>
      </w:r>
      <w:r>
        <w:rPr>
          <w:rFonts w:ascii="Arial" w:eastAsiaTheme="minorEastAsia" w:hAnsi="Arial" w:cs="Arial"/>
          <w:color w:val="auto"/>
          <w:lang w:eastAsia="zh-CN"/>
        </w:rPr>
        <w:t xml:space="preserve">if </w:t>
      </w:r>
      <w:r w:rsidRPr="00664076">
        <w:rPr>
          <w:rFonts w:ascii="Arial" w:eastAsiaTheme="minorEastAsia" w:hAnsi="Arial" w:cs="Arial"/>
          <w:color w:val="auto"/>
          <w:lang w:eastAsia="zh-CN"/>
        </w:rPr>
        <w:t xml:space="preserve">a confirmation file </w:t>
      </w:r>
      <w:r w:rsidR="00202D58">
        <w:rPr>
          <w:rFonts w:ascii="Arial" w:eastAsiaTheme="minorEastAsia" w:hAnsi="Arial" w:cs="Arial"/>
          <w:color w:val="auto"/>
          <w:lang w:eastAsia="zh-CN"/>
        </w:rPr>
        <w:t>that</w:t>
      </w:r>
      <w:r w:rsidR="00471C90">
        <w:rPr>
          <w:rFonts w:ascii="Arial" w:eastAsiaTheme="minorEastAsia" w:hAnsi="Arial" w:cs="Arial"/>
          <w:color w:val="auto"/>
          <w:lang w:eastAsia="zh-CN"/>
        </w:rPr>
        <w:t xml:space="preserve"> </w:t>
      </w:r>
      <w:r w:rsidR="00202D58">
        <w:rPr>
          <w:rFonts w:ascii="Arial" w:eastAsiaTheme="minorEastAsia" w:hAnsi="Arial" w:cs="Arial"/>
          <w:color w:val="auto"/>
          <w:lang w:eastAsia="zh-CN"/>
        </w:rPr>
        <w:t>has the same name is pushed in the SFTP</w:t>
      </w:r>
      <w:r w:rsidRPr="00664076">
        <w:rPr>
          <w:rFonts w:ascii="Arial" w:eastAsiaTheme="minorEastAsia" w:hAnsi="Arial" w:cs="Arial"/>
          <w:color w:val="auto"/>
          <w:lang w:eastAsia="zh-CN"/>
        </w:rPr>
        <w:t>, the order status will be changed to “RBC acknowledged’</w:t>
      </w:r>
      <w:r w:rsidR="00202D58">
        <w:rPr>
          <w:rFonts w:ascii="Arial" w:eastAsiaTheme="minorEastAsia" w:hAnsi="Arial" w:cs="Arial"/>
          <w:color w:val="auto"/>
          <w:lang w:eastAsia="zh-CN"/>
        </w:rPr>
        <w:t xml:space="preserve"> or “RBC rejected”</w:t>
      </w:r>
      <w:r w:rsidR="00360785">
        <w:rPr>
          <w:rFonts w:ascii="Arial" w:eastAsiaTheme="minorEastAsia" w:hAnsi="Arial" w:cs="Arial"/>
          <w:color w:val="auto"/>
          <w:lang w:eastAsia="zh-CN"/>
        </w:rPr>
        <w:t xml:space="preserve"> as per field “h-status”</w:t>
      </w:r>
      <w:r w:rsidRPr="00664076">
        <w:rPr>
          <w:rFonts w:ascii="Arial" w:eastAsiaTheme="minorEastAsia" w:hAnsi="Arial" w:cs="Arial"/>
          <w:color w:val="auto"/>
          <w:lang w:eastAsia="zh-CN"/>
        </w:rPr>
        <w:t xml:space="preserve">, </w:t>
      </w:r>
      <w:r w:rsidR="00471C90">
        <w:rPr>
          <w:rFonts w:ascii="Arial" w:eastAsiaTheme="minorEastAsia" w:hAnsi="Arial" w:cs="Arial"/>
          <w:color w:val="auto"/>
          <w:lang w:eastAsia="zh-CN"/>
        </w:rPr>
        <w:t>otherwise will be</w:t>
      </w:r>
      <w:r w:rsidR="00202D58">
        <w:rPr>
          <w:rFonts w:ascii="Arial" w:eastAsiaTheme="minorEastAsia" w:hAnsi="Arial" w:cs="Arial"/>
          <w:color w:val="auto"/>
          <w:lang w:eastAsia="zh-CN"/>
        </w:rPr>
        <w:t xml:space="preserve"> “RBC timeout”</w:t>
      </w:r>
    </w:p>
    <w:p w:rsidR="00471C90" w:rsidRPr="00202D58" w:rsidRDefault="00664076" w:rsidP="00202D58">
      <w:pPr>
        <w:pStyle w:val="ListParagraph"/>
        <w:numPr>
          <w:ilvl w:val="0"/>
          <w:numId w:val="20"/>
        </w:numPr>
        <w:autoSpaceDE w:val="0"/>
        <w:autoSpaceDN w:val="0"/>
        <w:adjustRightInd w:val="0"/>
        <w:ind w:left="284" w:hanging="284"/>
        <w:jc w:val="both"/>
        <w:rPr>
          <w:rFonts w:ascii="Arial" w:hAnsi="Arial" w:cs="Arial"/>
          <w:color w:val="2B91AF"/>
          <w:sz w:val="20"/>
          <w:szCs w:val="20"/>
        </w:rPr>
      </w:pPr>
      <w:r w:rsidRPr="00664076">
        <w:rPr>
          <w:rFonts w:ascii="Arial" w:hAnsi="Arial" w:cs="Arial"/>
          <w:sz w:val="20"/>
          <w:szCs w:val="20"/>
        </w:rPr>
        <w:t xml:space="preserve">Execution: </w:t>
      </w:r>
      <w:r w:rsidR="00D731BD">
        <w:rPr>
          <w:rFonts w:ascii="Arial" w:hAnsi="Arial" w:cs="Arial"/>
          <w:sz w:val="20"/>
          <w:szCs w:val="20"/>
        </w:rPr>
        <w:t xml:space="preserve">Once </w:t>
      </w:r>
      <w:r w:rsidR="00360785">
        <w:rPr>
          <w:rFonts w:ascii="Arial" w:hAnsi="Arial" w:cs="Arial"/>
          <w:sz w:val="20"/>
          <w:szCs w:val="20"/>
        </w:rPr>
        <w:t xml:space="preserve">the </w:t>
      </w:r>
      <w:r w:rsidR="00D731BD">
        <w:rPr>
          <w:rFonts w:ascii="Arial" w:hAnsi="Arial" w:cs="Arial"/>
          <w:sz w:val="20"/>
          <w:szCs w:val="20"/>
        </w:rPr>
        <w:t xml:space="preserve">execution file is received, the adapter will parse the csv </w:t>
      </w:r>
      <w:r w:rsidR="00360785">
        <w:rPr>
          <w:rFonts w:ascii="Arial" w:hAnsi="Arial" w:cs="Arial"/>
          <w:sz w:val="20"/>
          <w:szCs w:val="20"/>
        </w:rPr>
        <w:t xml:space="preserve">file </w:t>
      </w:r>
      <w:r w:rsidR="00D731BD">
        <w:rPr>
          <w:rFonts w:ascii="Arial" w:hAnsi="Arial" w:cs="Arial"/>
          <w:sz w:val="20"/>
          <w:szCs w:val="20"/>
        </w:rPr>
        <w:t xml:space="preserve">to </w:t>
      </w:r>
      <w:r w:rsidR="00FC4BF5">
        <w:rPr>
          <w:rFonts w:ascii="Arial" w:hAnsi="Arial" w:cs="Arial"/>
          <w:sz w:val="20"/>
          <w:szCs w:val="20"/>
        </w:rPr>
        <w:t xml:space="preserve">fpml format, in order for Integration Service to pick up and process to generate an execution. </w:t>
      </w:r>
    </w:p>
    <w:p w:rsidR="00664076" w:rsidRPr="00664076" w:rsidRDefault="00202D58" w:rsidP="00FC4BF5">
      <w:pPr>
        <w:pStyle w:val="MisysTextBody"/>
        <w:tabs>
          <w:tab w:val="clear" w:pos="3680"/>
          <w:tab w:val="left" w:pos="1576"/>
          <w:tab w:val="center" w:pos="4576"/>
          <w:tab w:val="left" w:pos="5610"/>
          <w:tab w:val="left" w:pos="6083"/>
        </w:tabs>
        <w:jc w:val="both"/>
      </w:pPr>
      <w:r>
        <w:tab/>
      </w:r>
      <w:r w:rsidR="00D731BD">
        <w:tab/>
      </w:r>
      <w:r w:rsidR="00D731BD">
        <w:tab/>
      </w:r>
      <w:r w:rsidR="00D731BD">
        <w:tab/>
      </w:r>
    </w:p>
    <w:p w:rsidR="009F2AA1" w:rsidRDefault="009F2AA1" w:rsidP="00664076">
      <w:pPr>
        <w:pStyle w:val="MisysPullQuoteAuthorTitleCompany"/>
      </w:pPr>
    </w:p>
    <w:p w:rsidR="00202D58" w:rsidRDefault="00202D58" w:rsidP="00202D58">
      <w:pPr>
        <w:pStyle w:val="Heading1"/>
        <w:rPr>
          <w:rFonts w:eastAsiaTheme="minorHAnsi" w:cstheme="majorHAnsi"/>
          <w:bCs w:val="0"/>
          <w:color w:val="000000" w:themeColor="text1"/>
          <w:sz w:val="32"/>
          <w:szCs w:val="36"/>
        </w:rPr>
      </w:pPr>
      <w:bookmarkStart w:id="28" w:name="_Toc437867018"/>
    </w:p>
    <w:p w:rsidR="00202D58" w:rsidRDefault="00003CE9" w:rsidP="00202D58">
      <w:pPr>
        <w:pStyle w:val="Heading1"/>
        <w:rPr>
          <w:rFonts w:eastAsiaTheme="minorHAnsi" w:cstheme="majorHAnsi"/>
          <w:bCs w:val="0"/>
          <w:color w:val="000000" w:themeColor="text1"/>
          <w:sz w:val="32"/>
          <w:szCs w:val="36"/>
        </w:rPr>
      </w:pPr>
      <w:ins w:id="29" w:author="Su, Yuanjia" w:date="2017-08-01T16:26:00Z">
        <w:r>
          <w:rPr>
            <w:rFonts w:eastAsiaTheme="minorHAnsi" w:cstheme="majorHAnsi"/>
            <w:bCs w:val="0"/>
            <w:color w:val="000000" w:themeColor="text1"/>
            <w:sz w:val="32"/>
            <w:szCs w:val="36"/>
          </w:rPr>
          <w:object w:dxaOrig="1399" w:dyaOrig="905">
            <v:shape id="_x0000_i1027" type="#_x0000_t75" style="width:69.7pt;height:45.5pt" o:ole="">
              <v:imagedata r:id="rId18" o:title=""/>
            </v:shape>
            <o:OLEObject Type="Embed" ProgID="Package" ShapeID="_x0000_i1027" DrawAspect="Icon" ObjectID="_1563110017" r:id="rId19"/>
          </w:object>
        </w:r>
      </w:ins>
    </w:p>
    <w:p w:rsidR="00202D58" w:rsidRDefault="00003CE9" w:rsidP="00202D58">
      <w:pPr>
        <w:pStyle w:val="Heading1"/>
        <w:rPr>
          <w:rFonts w:eastAsiaTheme="minorHAnsi" w:cstheme="majorHAnsi"/>
          <w:bCs w:val="0"/>
          <w:color w:val="000000" w:themeColor="text1"/>
          <w:sz w:val="32"/>
          <w:szCs w:val="36"/>
        </w:rPr>
      </w:pPr>
      <w:ins w:id="30" w:author="Su, Yuanjia" w:date="2017-08-01T16:26:00Z">
        <w:r>
          <w:rPr>
            <w:rFonts w:eastAsiaTheme="minorHAnsi" w:cstheme="majorHAnsi"/>
            <w:bCs w:val="0"/>
            <w:color w:val="000000" w:themeColor="text1"/>
            <w:sz w:val="32"/>
            <w:szCs w:val="36"/>
          </w:rPr>
          <w:object w:dxaOrig="1399" w:dyaOrig="905">
            <v:shape id="_x0000_i1028" type="#_x0000_t75" style="width:69.7pt;height:45.5pt" o:ole="">
              <v:imagedata r:id="rId20" o:title=""/>
            </v:shape>
            <o:OLEObject Type="Embed" ProgID="Package" ShapeID="_x0000_i1028" DrawAspect="Icon" ObjectID="_1563110018" r:id="rId21"/>
          </w:object>
        </w:r>
      </w:ins>
    </w:p>
    <w:p w:rsidR="00202D58" w:rsidRDefault="00003CE9" w:rsidP="00202D58">
      <w:pPr>
        <w:pStyle w:val="Heading1"/>
        <w:rPr>
          <w:rFonts w:eastAsiaTheme="minorHAnsi" w:cstheme="majorHAnsi"/>
          <w:bCs w:val="0"/>
          <w:color w:val="000000" w:themeColor="text1"/>
          <w:sz w:val="32"/>
          <w:szCs w:val="36"/>
        </w:rPr>
      </w:pPr>
      <w:ins w:id="31" w:author="Su, Yuanjia" w:date="2017-08-01T16:26:00Z">
        <w:r>
          <w:rPr>
            <w:rFonts w:eastAsiaTheme="minorHAnsi" w:cstheme="majorHAnsi"/>
            <w:bCs w:val="0"/>
            <w:color w:val="000000" w:themeColor="text1"/>
            <w:sz w:val="32"/>
            <w:szCs w:val="36"/>
          </w:rPr>
          <w:object w:dxaOrig="1399" w:dyaOrig="905">
            <v:shape id="_x0000_i1029" type="#_x0000_t75" style="width:69.7pt;height:45.5pt" o:ole="">
              <v:imagedata r:id="rId22" o:title=""/>
            </v:shape>
            <o:OLEObject Type="Embed" ProgID="Package" ShapeID="_x0000_i1029" DrawAspect="Icon" ObjectID="_1563110019" r:id="rId23"/>
          </w:object>
        </w:r>
      </w:ins>
    </w:p>
    <w:p w:rsidR="00202D58" w:rsidRDefault="00202D58" w:rsidP="00202D58"/>
    <w:bookmarkStart w:id="32" w:name="_GoBack"/>
    <w:bookmarkEnd w:id="32"/>
    <w:p w:rsidR="00202D58" w:rsidRDefault="00003CE9" w:rsidP="00202D58">
      <w:ins w:id="33" w:author="Su, Yuanjia" w:date="2017-08-01T16:26:00Z">
        <w:r>
          <w:object w:dxaOrig="1399" w:dyaOrig="905">
            <v:shape id="_x0000_i1030" type="#_x0000_t75" style="width:69.7pt;height:45.5pt" o:ole="">
              <v:imagedata r:id="rId22" o:title=""/>
            </v:shape>
            <o:OLEObject Type="Embed" ProgID="Package" ShapeID="_x0000_i1030" DrawAspect="Icon" ObjectID="_1563110020" r:id="rId24"/>
          </w:object>
        </w:r>
      </w:ins>
    </w:p>
    <w:p w:rsidR="00202D58" w:rsidRDefault="00202D58" w:rsidP="00202D58"/>
    <w:p w:rsidR="00202D58" w:rsidRDefault="00202D58" w:rsidP="00202D58"/>
    <w:p w:rsidR="00202D58" w:rsidRDefault="00202D58" w:rsidP="00202D58"/>
    <w:p w:rsidR="00202D58" w:rsidRDefault="00202D58" w:rsidP="00202D58"/>
    <w:p w:rsidR="00202D58" w:rsidRDefault="00202D58" w:rsidP="00202D58"/>
    <w:p w:rsidR="00202D58" w:rsidRDefault="00202D58" w:rsidP="00202D58"/>
    <w:p w:rsidR="00202D58" w:rsidRPr="00202D58" w:rsidRDefault="00202D58" w:rsidP="00202D58"/>
    <w:p w:rsidR="00202D58" w:rsidRPr="00D960C0" w:rsidRDefault="00202D58" w:rsidP="00202D58">
      <w:pPr>
        <w:pStyle w:val="MisysTextStandardFirst"/>
        <w:numPr>
          <w:ilvl w:val="0"/>
          <w:numId w:val="0"/>
        </w:numPr>
      </w:pPr>
      <w:r>
        <w:t>Sign-off</w:t>
      </w:r>
      <w:bookmarkEnd w:id="28"/>
    </w:p>
    <w:tbl>
      <w:tblPr>
        <w:tblW w:w="5000" w:type="pct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1951"/>
        <w:gridCol w:w="2438"/>
        <w:gridCol w:w="2438"/>
        <w:gridCol w:w="2541"/>
      </w:tblGrid>
      <w:tr w:rsidR="00202D58" w:rsidRPr="00966019" w:rsidTr="0064624C">
        <w:tc>
          <w:tcPr>
            <w:tcW w:w="1042" w:type="pct"/>
            <w:shd w:val="clear" w:color="auto" w:fill="BFBFBF"/>
          </w:tcPr>
          <w:p w:rsidR="00202D58" w:rsidRPr="000A0AF0" w:rsidRDefault="00202D58" w:rsidP="0064624C">
            <w:pPr>
              <w:pStyle w:val="BodyText"/>
              <w:rPr>
                <w:rFonts w:ascii="Calibri" w:hAnsi="Calibri"/>
                <w:i/>
              </w:rPr>
            </w:pPr>
            <w:r w:rsidRPr="000A0AF0">
              <w:rPr>
                <w:rFonts w:ascii="Calibri" w:hAnsi="Calibri"/>
                <w:i/>
              </w:rPr>
              <w:t>Date</w:t>
            </w:r>
          </w:p>
        </w:tc>
        <w:tc>
          <w:tcPr>
            <w:tcW w:w="1301" w:type="pct"/>
          </w:tcPr>
          <w:p w:rsidR="00202D58" w:rsidRPr="000A0AF0" w:rsidRDefault="00202D58" w:rsidP="0064624C">
            <w:pPr>
              <w:pStyle w:val="BodyText"/>
              <w:rPr>
                <w:rFonts w:ascii="Calibri" w:hAnsi="Calibri"/>
                <w:i/>
              </w:rPr>
            </w:pPr>
          </w:p>
        </w:tc>
        <w:tc>
          <w:tcPr>
            <w:tcW w:w="1301" w:type="pct"/>
            <w:shd w:val="clear" w:color="auto" w:fill="BFBFBF"/>
          </w:tcPr>
          <w:p w:rsidR="00202D58" w:rsidRPr="000A0AF0" w:rsidRDefault="00202D58" w:rsidP="0064624C">
            <w:pPr>
              <w:pStyle w:val="BodyText"/>
              <w:rPr>
                <w:rFonts w:ascii="Calibri" w:hAnsi="Calibri"/>
                <w:i/>
              </w:rPr>
            </w:pPr>
            <w:r w:rsidRPr="000A0AF0">
              <w:rPr>
                <w:rFonts w:ascii="Calibri" w:hAnsi="Calibri"/>
                <w:i/>
              </w:rPr>
              <w:t>Date</w:t>
            </w:r>
          </w:p>
        </w:tc>
        <w:tc>
          <w:tcPr>
            <w:tcW w:w="1357" w:type="pct"/>
          </w:tcPr>
          <w:p w:rsidR="00202D58" w:rsidRPr="000A0AF0" w:rsidRDefault="00202D58" w:rsidP="0064624C">
            <w:pPr>
              <w:pStyle w:val="BodyText"/>
              <w:rPr>
                <w:rFonts w:ascii="Calibri" w:hAnsi="Calibri"/>
                <w:i/>
              </w:rPr>
            </w:pPr>
          </w:p>
        </w:tc>
      </w:tr>
      <w:tr w:rsidR="00202D58" w:rsidRPr="00966019" w:rsidTr="0064624C">
        <w:trPr>
          <w:trHeight w:val="1807"/>
        </w:trPr>
        <w:tc>
          <w:tcPr>
            <w:tcW w:w="1042" w:type="pct"/>
            <w:shd w:val="clear" w:color="auto" w:fill="BFBFBF"/>
          </w:tcPr>
          <w:p w:rsidR="00202D58" w:rsidRPr="000A0AF0" w:rsidRDefault="00202D58" w:rsidP="00202D58">
            <w:pPr>
              <w:pStyle w:val="BodyText"/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Authoriz</w:t>
            </w:r>
            <w:r w:rsidRPr="000A0AF0">
              <w:rPr>
                <w:rFonts w:ascii="Calibri" w:hAnsi="Calibri"/>
                <w:i/>
              </w:rPr>
              <w:t xml:space="preserve">ed </w:t>
            </w:r>
            <w:r>
              <w:rPr>
                <w:rFonts w:ascii="Calibri" w:hAnsi="Calibri"/>
                <w:i/>
              </w:rPr>
              <w:t>Mediolanum</w:t>
            </w:r>
            <w:r w:rsidRPr="000A0AF0">
              <w:rPr>
                <w:rFonts w:ascii="Calibri" w:hAnsi="Calibri"/>
                <w:i/>
              </w:rPr>
              <w:t xml:space="preserve"> Signature(s)</w:t>
            </w:r>
          </w:p>
        </w:tc>
        <w:tc>
          <w:tcPr>
            <w:tcW w:w="1301" w:type="pct"/>
          </w:tcPr>
          <w:p w:rsidR="00202D58" w:rsidRPr="000A0AF0" w:rsidRDefault="00202D58" w:rsidP="0064624C">
            <w:pPr>
              <w:pStyle w:val="BodyText"/>
              <w:rPr>
                <w:rFonts w:ascii="Calibri" w:hAnsi="Calibri"/>
              </w:rPr>
            </w:pPr>
          </w:p>
          <w:p w:rsidR="00202D58" w:rsidRPr="000A0AF0" w:rsidRDefault="00202D58" w:rsidP="0064624C">
            <w:pPr>
              <w:pStyle w:val="BodyText"/>
              <w:rPr>
                <w:rFonts w:ascii="Calibri" w:hAnsi="Calibri"/>
              </w:rPr>
            </w:pPr>
          </w:p>
          <w:p w:rsidR="00202D58" w:rsidRPr="000A0AF0" w:rsidRDefault="00202D58" w:rsidP="0064624C">
            <w:pPr>
              <w:pStyle w:val="BodyText"/>
              <w:rPr>
                <w:rFonts w:ascii="Calibri" w:hAnsi="Calibri"/>
              </w:rPr>
            </w:pPr>
          </w:p>
        </w:tc>
        <w:tc>
          <w:tcPr>
            <w:tcW w:w="1301" w:type="pct"/>
            <w:shd w:val="clear" w:color="auto" w:fill="BFBFBF"/>
          </w:tcPr>
          <w:p w:rsidR="00202D58" w:rsidRPr="000A0AF0" w:rsidRDefault="00202D58" w:rsidP="0064624C">
            <w:pPr>
              <w:pStyle w:val="BodyText"/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Authoriz</w:t>
            </w:r>
            <w:r w:rsidRPr="000A0AF0">
              <w:rPr>
                <w:rFonts w:ascii="Calibri" w:hAnsi="Calibri"/>
                <w:i/>
              </w:rPr>
              <w:t>ed MISYS Signature(s)</w:t>
            </w:r>
          </w:p>
        </w:tc>
        <w:tc>
          <w:tcPr>
            <w:tcW w:w="1357" w:type="pct"/>
          </w:tcPr>
          <w:p w:rsidR="00202D58" w:rsidRPr="000A0AF0" w:rsidRDefault="00202D58" w:rsidP="0064624C">
            <w:pPr>
              <w:pStyle w:val="BodyText"/>
              <w:rPr>
                <w:rFonts w:ascii="Calibri" w:hAnsi="Calibri"/>
              </w:rPr>
            </w:pPr>
          </w:p>
        </w:tc>
      </w:tr>
    </w:tbl>
    <w:p w:rsidR="005B70D4" w:rsidRPr="005B70D4" w:rsidRDefault="007333D6" w:rsidP="00984DED">
      <w:pPr>
        <w:pStyle w:val="MisysPullQuoteAuthorTitleCompany"/>
      </w:pPr>
      <w:r w:rsidRPr="005B70D4">
        <w:br w:type="page"/>
      </w:r>
      <w:r w:rsidR="000F4CE6">
        <w:lastRenderedPageBreak/>
        <w:t xml:space="preserve"> </w:t>
      </w:r>
    </w:p>
    <w:p w:rsidR="00292C23" w:rsidRPr="00A30866" w:rsidRDefault="007333D6" w:rsidP="00984DED">
      <w:pPr>
        <w:pStyle w:val="MisysPullQuoteAuthorTitleCompany"/>
      </w:pPr>
      <w:r w:rsidRPr="009B4FD6">
        <w:rPr>
          <w:noProof/>
          <w:lang w:val="en-US" w:eastAsia="zh-CN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0578" cy="10691772"/>
            <wp:effectExtent l="0" t="0" r="889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ys_FusionInvest_Backpage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578" cy="10691772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  </a:ext>
                    </a:extLst>
                  </pic:spPr>
                </pic:pic>
              </a:graphicData>
            </a:graphic>
          </wp:anchor>
        </w:drawing>
      </w:r>
    </w:p>
    <w:sectPr w:rsidR="00292C23" w:rsidRPr="00A30866" w:rsidSect="00984DED">
      <w:pgSz w:w="11906" w:h="16838" w:code="9"/>
      <w:pgMar w:top="1134" w:right="1134" w:bottom="1134" w:left="162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488C" w:rsidRDefault="0088488C" w:rsidP="007333D6">
      <w:pPr>
        <w:spacing w:after="0"/>
      </w:pPr>
      <w:r>
        <w:separator/>
      </w:r>
    </w:p>
  </w:endnote>
  <w:endnote w:type="continuationSeparator" w:id="0">
    <w:p w:rsidR="0088488C" w:rsidRDefault="0088488C" w:rsidP="007333D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7317" w:rsidRPr="0064032F" w:rsidRDefault="00407317" w:rsidP="00407317">
    <w:pPr>
      <w:pStyle w:val="Footer"/>
      <w:rPr>
        <w:sz w:val="16"/>
        <w:szCs w:val="16"/>
      </w:rPr>
    </w:pPr>
    <w:r w:rsidRPr="00EA4106">
      <w:rPr>
        <w:rFonts w:cstheme="minorHAnsi"/>
        <w:sz w:val="16"/>
        <w:szCs w:val="16"/>
      </w:rPr>
      <w:t>©</w:t>
    </w:r>
    <w:r w:rsidRPr="00EA4106">
      <w:rPr>
        <w:sz w:val="16"/>
        <w:szCs w:val="16"/>
      </w:rPr>
      <w:t xml:space="preserve"> Misys  |  </w:t>
    </w:r>
    <w:r w:rsidR="002F6FBE">
      <w:rPr>
        <w:sz w:val="16"/>
        <w:szCs w:val="16"/>
      </w:rPr>
      <w:fldChar w:fldCharType="begin"/>
    </w:r>
    <w:r>
      <w:rPr>
        <w:sz w:val="16"/>
        <w:szCs w:val="16"/>
      </w:rPr>
      <w:instrText xml:space="preserve"> DATE \@ "dd MMMM yyyy" </w:instrText>
    </w:r>
    <w:r w:rsidR="002F6FBE">
      <w:rPr>
        <w:sz w:val="16"/>
        <w:szCs w:val="16"/>
      </w:rPr>
      <w:fldChar w:fldCharType="separate"/>
    </w:r>
    <w:ins w:id="0" w:author="Su, Yuanjia" w:date="2017-08-01T16:26:00Z">
      <w:r w:rsidR="00003CE9">
        <w:rPr>
          <w:noProof/>
          <w:sz w:val="16"/>
          <w:szCs w:val="16"/>
        </w:rPr>
        <w:t>01 August 2017</w:t>
      </w:r>
    </w:ins>
    <w:ins w:id="1" w:author="adiaconu" w:date="2016-09-08T17:26:00Z">
      <w:del w:id="2" w:author="Su, Yuanjia" w:date="2017-08-01T16:26:00Z">
        <w:r w:rsidR="00A63AF4" w:rsidDel="00003CE9">
          <w:rPr>
            <w:noProof/>
            <w:sz w:val="16"/>
            <w:szCs w:val="16"/>
          </w:rPr>
          <w:delText>08 September 2016</w:delText>
        </w:r>
      </w:del>
    </w:ins>
    <w:del w:id="3" w:author="Su, Yuanjia" w:date="2017-08-01T16:26:00Z">
      <w:r w:rsidR="00281C31" w:rsidDel="00003CE9">
        <w:rPr>
          <w:noProof/>
          <w:sz w:val="16"/>
          <w:szCs w:val="16"/>
        </w:rPr>
        <w:delText>11 August 2016</w:delText>
      </w:r>
    </w:del>
    <w:r w:rsidR="002F6FBE">
      <w:rPr>
        <w:sz w:val="16"/>
        <w:szCs w:val="16"/>
      </w:rPr>
      <w:fldChar w:fldCharType="end"/>
    </w:r>
    <w:r>
      <w:rPr>
        <w:sz w:val="16"/>
        <w:szCs w:val="16"/>
      </w:rPr>
      <w:t xml:space="preserve">  |  </w:t>
    </w:r>
    <w:r w:rsidR="0088488C">
      <w:fldChar w:fldCharType="begin"/>
    </w:r>
    <w:r w:rsidR="0088488C">
      <w:instrText xml:space="preserve"> STYLEREF  "Misys Cover Family/Product name"  \* MERGEFORMAT </w:instrText>
    </w:r>
    <w:r w:rsidR="0088488C">
      <w:fldChar w:fldCharType="separate"/>
    </w:r>
    <w:r w:rsidR="00003CE9" w:rsidRPr="00003CE9">
      <w:rPr>
        <w:noProof/>
        <w:sz w:val="16"/>
        <w:szCs w:val="16"/>
      </w:rPr>
      <w:t>Misys</w:t>
    </w:r>
    <w:r w:rsidR="0088488C">
      <w:rPr>
        <w:noProof/>
        <w:sz w:val="16"/>
        <w:szCs w:val="16"/>
      </w:rPr>
      <w:fldChar w:fldCharType="end"/>
    </w:r>
    <w:r>
      <w:rPr>
        <w:sz w:val="16"/>
        <w:szCs w:val="16"/>
      </w:rPr>
      <w:t xml:space="preserve">  |  </w:t>
    </w:r>
    <w:r w:rsidR="0088488C">
      <w:fldChar w:fldCharType="begin"/>
    </w:r>
    <w:r w:rsidR="0088488C">
      <w:instrText xml:space="preserve"> STYLEREF  "Misys Cover Title"  \* MERGEFORMAT </w:instrText>
    </w:r>
    <w:r w:rsidR="0088488C">
      <w:fldChar w:fldCharType="separate"/>
    </w:r>
    <w:r w:rsidR="00003CE9" w:rsidRPr="00003CE9">
      <w:rPr>
        <w:noProof/>
        <w:sz w:val="16"/>
        <w:szCs w:val="16"/>
      </w:rPr>
      <w:t>External Fund Order Workflow &amp; Adapter  for RBC GFP</w:t>
    </w:r>
    <w:r w:rsidR="0088488C">
      <w:rPr>
        <w:noProof/>
        <w:sz w:val="16"/>
        <w:szCs w:val="16"/>
      </w:rPr>
      <w:fldChar w:fldCharType="end"/>
    </w:r>
    <w:r>
      <w:rPr>
        <w:sz w:val="16"/>
        <w:szCs w:val="16"/>
      </w:rPr>
      <w:tab/>
    </w:r>
    <w:sdt>
      <w:sdtPr>
        <w:id w:val="-1861339533"/>
        <w:docPartObj>
          <w:docPartGallery w:val="Page Numbers (Bottom of Page)"/>
          <w:docPartUnique/>
        </w:docPartObj>
      </w:sdtPr>
      <w:sdtEndPr>
        <w:rPr>
          <w:sz w:val="16"/>
          <w:szCs w:val="16"/>
        </w:rPr>
      </w:sdtEndPr>
      <w:sdtContent>
        <w:r w:rsidR="002F6FBE" w:rsidRPr="0064032F">
          <w:rPr>
            <w:sz w:val="16"/>
            <w:szCs w:val="16"/>
          </w:rPr>
          <w:fldChar w:fldCharType="begin"/>
        </w:r>
        <w:r w:rsidRPr="0064032F">
          <w:rPr>
            <w:sz w:val="16"/>
            <w:szCs w:val="16"/>
          </w:rPr>
          <w:instrText xml:space="preserve"> PAGE   \* MERGEFORMAT </w:instrText>
        </w:r>
        <w:r w:rsidR="002F6FBE" w:rsidRPr="0064032F">
          <w:rPr>
            <w:sz w:val="16"/>
            <w:szCs w:val="16"/>
          </w:rPr>
          <w:fldChar w:fldCharType="separate"/>
        </w:r>
        <w:r w:rsidR="00003CE9">
          <w:rPr>
            <w:noProof/>
            <w:sz w:val="16"/>
            <w:szCs w:val="16"/>
          </w:rPr>
          <w:t>7</w:t>
        </w:r>
        <w:r w:rsidR="002F6FBE" w:rsidRPr="0064032F">
          <w:rPr>
            <w:sz w:val="16"/>
            <w:szCs w:val="16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7317" w:rsidRPr="004F4426" w:rsidRDefault="00407317">
    <w:pPr>
      <w:pStyle w:val="Footer"/>
      <w:rPr>
        <w:sz w:val="16"/>
        <w:szCs w:val="16"/>
      </w:rPr>
    </w:pPr>
    <w:r w:rsidRPr="00EA4106">
      <w:rPr>
        <w:rFonts w:cstheme="minorHAnsi"/>
        <w:sz w:val="16"/>
        <w:szCs w:val="16"/>
      </w:rPr>
      <w:t>©</w:t>
    </w:r>
    <w:r w:rsidRPr="00EA4106">
      <w:rPr>
        <w:sz w:val="16"/>
        <w:szCs w:val="16"/>
      </w:rPr>
      <w:t xml:space="preserve"> Misys  |  </w:t>
    </w:r>
    <w:r w:rsidR="002F6FBE">
      <w:rPr>
        <w:sz w:val="16"/>
        <w:szCs w:val="16"/>
      </w:rPr>
      <w:fldChar w:fldCharType="begin"/>
    </w:r>
    <w:r>
      <w:rPr>
        <w:sz w:val="16"/>
        <w:szCs w:val="16"/>
      </w:rPr>
      <w:instrText xml:space="preserve"> DATE \@ "dd MMMM yyyy" </w:instrText>
    </w:r>
    <w:r w:rsidR="002F6FBE">
      <w:rPr>
        <w:sz w:val="16"/>
        <w:szCs w:val="16"/>
      </w:rPr>
      <w:fldChar w:fldCharType="separate"/>
    </w:r>
    <w:ins w:id="4" w:author="Su, Yuanjia" w:date="2017-08-01T16:26:00Z">
      <w:r w:rsidR="00003CE9">
        <w:rPr>
          <w:noProof/>
          <w:sz w:val="16"/>
          <w:szCs w:val="16"/>
        </w:rPr>
        <w:t>01 August 2017</w:t>
      </w:r>
    </w:ins>
    <w:ins w:id="5" w:author="adiaconu" w:date="2016-09-08T17:26:00Z">
      <w:del w:id="6" w:author="Su, Yuanjia" w:date="2017-08-01T16:26:00Z">
        <w:r w:rsidR="00A63AF4" w:rsidDel="00003CE9">
          <w:rPr>
            <w:noProof/>
            <w:sz w:val="16"/>
            <w:szCs w:val="16"/>
          </w:rPr>
          <w:delText>08 September 2016</w:delText>
        </w:r>
      </w:del>
    </w:ins>
    <w:del w:id="7" w:author="Su, Yuanjia" w:date="2017-08-01T16:26:00Z">
      <w:r w:rsidR="00281C31" w:rsidDel="00003CE9">
        <w:rPr>
          <w:noProof/>
          <w:sz w:val="16"/>
          <w:szCs w:val="16"/>
        </w:rPr>
        <w:delText>11 August 2016</w:delText>
      </w:r>
    </w:del>
    <w:r w:rsidR="002F6FBE">
      <w:rPr>
        <w:sz w:val="16"/>
        <w:szCs w:val="16"/>
      </w:rPr>
      <w:fldChar w:fldCharType="end"/>
    </w:r>
    <w:r>
      <w:rPr>
        <w:sz w:val="16"/>
        <w:szCs w:val="16"/>
      </w:rPr>
      <w:t xml:space="preserve">  |  Title XXXXXXXXXXX</w:t>
    </w:r>
    <w:r>
      <w:rPr>
        <w:sz w:val="16"/>
        <w:szCs w:val="16"/>
      </w:rPr>
      <w:softHyphen/>
    </w:r>
    <w:r>
      <w:rPr>
        <w:sz w:val="16"/>
        <w:szCs w:val="16"/>
      </w:rPr>
      <w:softHyphen/>
    </w:r>
    <w:r>
      <w:rPr>
        <w:sz w:val="16"/>
        <w:szCs w:val="16"/>
      </w:rPr>
      <w:tab/>
    </w:r>
    <w:r>
      <w:rPr>
        <w:sz w:val="16"/>
        <w:szCs w:val="16"/>
      </w:rPr>
      <w:tab/>
    </w:r>
    <w:sdt>
      <w:sdtPr>
        <w:id w:val="901801265"/>
        <w:docPartObj>
          <w:docPartGallery w:val="Page Numbers (Bottom of Page)"/>
          <w:docPartUnique/>
        </w:docPartObj>
      </w:sdtPr>
      <w:sdtEndPr>
        <w:rPr>
          <w:sz w:val="16"/>
          <w:szCs w:val="16"/>
        </w:rPr>
      </w:sdtEndPr>
      <w:sdtContent>
        <w:r w:rsidR="002F6FBE" w:rsidRPr="0064032F">
          <w:rPr>
            <w:sz w:val="16"/>
            <w:szCs w:val="16"/>
          </w:rPr>
          <w:fldChar w:fldCharType="begin"/>
        </w:r>
        <w:r w:rsidRPr="0064032F">
          <w:rPr>
            <w:sz w:val="16"/>
            <w:szCs w:val="16"/>
          </w:rPr>
          <w:instrText xml:space="preserve"> PAGE   \* MERGEFORMAT </w:instrText>
        </w:r>
        <w:r w:rsidR="002F6FBE" w:rsidRPr="0064032F">
          <w:rPr>
            <w:sz w:val="16"/>
            <w:szCs w:val="16"/>
          </w:rPr>
          <w:fldChar w:fldCharType="separate"/>
        </w:r>
        <w:r w:rsidR="00003CE9">
          <w:rPr>
            <w:noProof/>
            <w:sz w:val="16"/>
            <w:szCs w:val="16"/>
          </w:rPr>
          <w:t>0</w:t>
        </w:r>
        <w:r w:rsidR="002F6FBE" w:rsidRPr="0064032F">
          <w:rPr>
            <w:sz w:val="16"/>
            <w:szCs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488C" w:rsidRDefault="0088488C" w:rsidP="007333D6">
      <w:pPr>
        <w:spacing w:after="0"/>
      </w:pPr>
      <w:r>
        <w:separator/>
      </w:r>
    </w:p>
  </w:footnote>
  <w:footnote w:type="continuationSeparator" w:id="0">
    <w:p w:rsidR="0088488C" w:rsidRDefault="0088488C" w:rsidP="007333D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9147A"/>
    <w:multiLevelType w:val="hybridMultilevel"/>
    <w:tmpl w:val="0DA2623A"/>
    <w:lvl w:ilvl="0" w:tplc="A524EB22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aj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265163"/>
    <w:multiLevelType w:val="multilevel"/>
    <w:tmpl w:val="7A28B5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>
    <w:nsid w:val="07A16B70"/>
    <w:multiLevelType w:val="multilevel"/>
    <w:tmpl w:val="021EACE0"/>
    <w:lvl w:ilvl="0">
      <w:start w:val="1"/>
      <w:numFmt w:val="none"/>
      <w:pStyle w:val="MisysTextStandardFirst"/>
      <w:lvlText w:val="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MisysTextSubHeadLv1"/>
      <w:isLgl/>
      <w:lvlText w:val="%11.3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>
    <w:nsid w:val="16207168"/>
    <w:multiLevelType w:val="hybridMultilevel"/>
    <w:tmpl w:val="3F30772E"/>
    <w:lvl w:ilvl="0" w:tplc="B6F671E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E521B6"/>
    <w:multiLevelType w:val="hybridMultilevel"/>
    <w:tmpl w:val="BD4A5C90"/>
    <w:lvl w:ilvl="0" w:tplc="9D2C227A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BF060D"/>
    <w:multiLevelType w:val="hybridMultilevel"/>
    <w:tmpl w:val="1346B3B4"/>
    <w:lvl w:ilvl="0" w:tplc="BB2ABB12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C3393D"/>
    <w:multiLevelType w:val="hybridMultilevel"/>
    <w:tmpl w:val="DF6E063E"/>
    <w:lvl w:ilvl="0" w:tplc="FA88FA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846342E"/>
    <w:multiLevelType w:val="multilevel"/>
    <w:tmpl w:val="F15A932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>
    <w:nsid w:val="312B72EE"/>
    <w:multiLevelType w:val="hybridMultilevel"/>
    <w:tmpl w:val="FE92EEF8"/>
    <w:lvl w:ilvl="0" w:tplc="1FDE03BE">
      <w:start w:val="122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7A08B1"/>
    <w:multiLevelType w:val="multilevel"/>
    <w:tmpl w:val="30544D8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>
    <w:nsid w:val="3BDC2B2A"/>
    <w:multiLevelType w:val="hybridMultilevel"/>
    <w:tmpl w:val="3A566FFE"/>
    <w:lvl w:ilvl="0" w:tplc="F348C9B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9324200"/>
    <w:multiLevelType w:val="hybridMultilevel"/>
    <w:tmpl w:val="F490D3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1E62089"/>
    <w:multiLevelType w:val="hybridMultilevel"/>
    <w:tmpl w:val="2A5C539E"/>
    <w:lvl w:ilvl="0" w:tplc="2A0EA72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44E7736"/>
    <w:multiLevelType w:val="hybridMultilevel"/>
    <w:tmpl w:val="ED741CDC"/>
    <w:lvl w:ilvl="0" w:tplc="51EE69A0">
      <w:start w:val="1"/>
      <w:numFmt w:val="bullet"/>
      <w:pStyle w:val="TableBullet1"/>
      <w:lvlText w:val=""/>
      <w:lvlJc w:val="left"/>
      <w:pPr>
        <w:tabs>
          <w:tab w:val="num" w:pos="216"/>
        </w:tabs>
        <w:ind w:left="216" w:hanging="216"/>
      </w:pPr>
      <w:rPr>
        <w:rFonts w:ascii="Wingdings" w:hAnsi="Wingdings" w:hint="default"/>
        <w:b w:val="0"/>
        <w:i w:val="0"/>
        <w:color w:val="6F6E6F"/>
        <w:spacing w:val="0"/>
        <w:w w:val="100"/>
        <w:kern w:val="0"/>
        <w:position w:val="0"/>
        <w:sz w:val="16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533EF83C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Verdana" w:eastAsia="SimSun" w:hAnsi="Verdana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6A8268D"/>
    <w:multiLevelType w:val="hybridMultilevel"/>
    <w:tmpl w:val="98DE02B4"/>
    <w:lvl w:ilvl="0" w:tplc="A5B4872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1348DE"/>
    <w:multiLevelType w:val="hybridMultilevel"/>
    <w:tmpl w:val="1DB628CA"/>
    <w:lvl w:ilvl="0" w:tplc="E4A401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CCD5CBD"/>
    <w:multiLevelType w:val="multilevel"/>
    <w:tmpl w:val="7FBE0818"/>
    <w:lvl w:ilvl="0">
      <w:start w:val="1"/>
      <w:numFmt w:val="decimal"/>
      <w:lvlText w:val="%1"/>
      <w:lvlJc w:val="left"/>
      <w:pPr>
        <w:ind w:left="720" w:hanging="360"/>
      </w:pPr>
      <w:rPr>
        <w:rFonts w:ascii="Arial" w:eastAsiaTheme="minorHAnsi" w:hAnsi="Arial" w:cs="Arial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>
    <w:nsid w:val="5E023277"/>
    <w:multiLevelType w:val="multilevel"/>
    <w:tmpl w:val="5A409BD8"/>
    <w:lvl w:ilvl="0">
      <w:start w:val="1"/>
      <w:numFmt w:val="decimal"/>
      <w:lvlText w:val="%1"/>
      <w:lvlJc w:val="left"/>
      <w:pPr>
        <w:ind w:left="720" w:hanging="360"/>
      </w:pPr>
      <w:rPr>
        <w:rFonts w:ascii="Arial" w:eastAsiaTheme="minorHAnsi" w:hAnsi="Arial" w:cs="Arial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>
    <w:nsid w:val="63EB0111"/>
    <w:multiLevelType w:val="hybridMultilevel"/>
    <w:tmpl w:val="26002312"/>
    <w:lvl w:ilvl="0" w:tplc="F5426ECC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FC59C5"/>
    <w:multiLevelType w:val="hybridMultilevel"/>
    <w:tmpl w:val="8FB6CE92"/>
    <w:lvl w:ilvl="0" w:tplc="468CD3B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9842B4E"/>
    <w:multiLevelType w:val="hybridMultilevel"/>
    <w:tmpl w:val="8A9CE292"/>
    <w:lvl w:ilvl="0" w:tplc="94B43A5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ADD6413"/>
    <w:multiLevelType w:val="hybridMultilevel"/>
    <w:tmpl w:val="77602112"/>
    <w:lvl w:ilvl="0" w:tplc="5AEC7F92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8772FE0"/>
    <w:multiLevelType w:val="hybridMultilevel"/>
    <w:tmpl w:val="010A13B6"/>
    <w:lvl w:ilvl="0" w:tplc="89C276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AE61299"/>
    <w:multiLevelType w:val="multilevel"/>
    <w:tmpl w:val="5498AFF2"/>
    <w:lvl w:ilvl="0">
      <w:start w:val="1"/>
      <w:numFmt w:val="decimal"/>
      <w:lvlText w:val="%1"/>
      <w:lvlJc w:val="left"/>
      <w:pPr>
        <w:ind w:left="720" w:hanging="360"/>
      </w:pPr>
      <w:rPr>
        <w:rFonts w:ascii="Arial" w:eastAsiaTheme="minorHAnsi" w:hAnsi="Arial" w:cs="Arial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2"/>
  </w:num>
  <w:num w:numId="2">
    <w:abstractNumId w:val="21"/>
  </w:num>
  <w:num w:numId="3">
    <w:abstractNumId w:val="7"/>
  </w:num>
  <w:num w:numId="4">
    <w:abstractNumId w:val="11"/>
  </w:num>
  <w:num w:numId="5">
    <w:abstractNumId w:val="8"/>
  </w:num>
  <w:num w:numId="6">
    <w:abstractNumId w:val="5"/>
  </w:num>
  <w:num w:numId="7">
    <w:abstractNumId w:val="3"/>
  </w:num>
  <w:num w:numId="8">
    <w:abstractNumId w:val="7"/>
    <w:lvlOverride w:ilvl="0">
      <w:startOverride w:val="2"/>
    </w:lvlOverride>
  </w:num>
  <w:num w:numId="9">
    <w:abstractNumId w:val="23"/>
  </w:num>
  <w:num w:numId="10">
    <w:abstractNumId w:val="9"/>
  </w:num>
  <w:num w:numId="11">
    <w:abstractNumId w:val="17"/>
  </w:num>
  <w:num w:numId="12">
    <w:abstractNumId w:val="17"/>
    <w:lvlOverride w:ilvl="0">
      <w:startOverride w:val="1"/>
    </w:lvlOverride>
    <w:lvlOverride w:ilvl="1">
      <w:startOverride w:val="3"/>
    </w:lvlOverride>
  </w:num>
  <w:num w:numId="13">
    <w:abstractNumId w:val="17"/>
    <w:lvlOverride w:ilvl="0">
      <w:startOverride w:val="1"/>
    </w:lvlOverride>
    <w:lvlOverride w:ilvl="1">
      <w:startOverride w:val="1"/>
    </w:lvlOverride>
  </w:num>
  <w:num w:numId="14">
    <w:abstractNumId w:val="13"/>
  </w:num>
  <w:num w:numId="15">
    <w:abstractNumId w:val="14"/>
  </w:num>
  <w:num w:numId="16">
    <w:abstractNumId w:val="15"/>
  </w:num>
  <w:num w:numId="17">
    <w:abstractNumId w:val="6"/>
  </w:num>
  <w:num w:numId="18">
    <w:abstractNumId w:val="19"/>
  </w:num>
  <w:num w:numId="19">
    <w:abstractNumId w:val="10"/>
  </w:num>
  <w:num w:numId="20">
    <w:abstractNumId w:val="20"/>
  </w:num>
  <w:num w:numId="21">
    <w:abstractNumId w:val="17"/>
    <w:lvlOverride w:ilvl="0">
      <w:startOverride w:val="1"/>
    </w:lvlOverride>
    <w:lvlOverride w:ilvl="1">
      <w:startOverride w:val="1"/>
    </w:lvlOverride>
  </w:num>
  <w:num w:numId="22">
    <w:abstractNumId w:val="17"/>
  </w:num>
  <w:num w:numId="23">
    <w:abstractNumId w:val="17"/>
    <w:lvlOverride w:ilvl="0">
      <w:startOverride w:val="1"/>
    </w:lvlOverride>
    <w:lvlOverride w:ilvl="1">
      <w:startOverride w:val="2"/>
    </w:lvlOverride>
  </w:num>
  <w:num w:numId="24">
    <w:abstractNumId w:val="17"/>
    <w:lvlOverride w:ilvl="0">
      <w:startOverride w:val="1"/>
    </w:lvlOverride>
    <w:lvlOverride w:ilvl="1">
      <w:startOverride w:val="2"/>
    </w:lvlOverride>
  </w:num>
  <w:num w:numId="25">
    <w:abstractNumId w:val="17"/>
  </w:num>
  <w:num w:numId="26">
    <w:abstractNumId w:val="17"/>
    <w:lvlOverride w:ilvl="0">
      <w:startOverride w:val="1"/>
    </w:lvlOverride>
    <w:lvlOverride w:ilvl="1">
      <w:startOverride w:val="2"/>
    </w:lvlOverride>
  </w:num>
  <w:num w:numId="27">
    <w:abstractNumId w:val="16"/>
  </w:num>
  <w:num w:numId="28">
    <w:abstractNumId w:val="4"/>
  </w:num>
  <w:num w:numId="29">
    <w:abstractNumId w:val="16"/>
    <w:lvlOverride w:ilvl="0">
      <w:startOverride w:val="1"/>
    </w:lvlOverride>
  </w:num>
  <w:num w:numId="30">
    <w:abstractNumId w:val="16"/>
    <w:lvlOverride w:ilvl="0">
      <w:startOverride w:val="1"/>
    </w:lvlOverride>
    <w:lvlOverride w:ilvl="1">
      <w:startOverride w:val="2"/>
    </w:lvlOverride>
  </w:num>
  <w:num w:numId="31">
    <w:abstractNumId w:val="16"/>
    <w:lvlOverride w:ilvl="0">
      <w:startOverride w:val="1"/>
    </w:lvlOverride>
    <w:lvlOverride w:ilvl="1">
      <w:startOverride w:val="1"/>
    </w:lvlOverride>
  </w:num>
  <w:num w:numId="32">
    <w:abstractNumId w:val="16"/>
    <w:lvlOverride w:ilvl="0">
      <w:startOverride w:val="1"/>
    </w:lvlOverride>
    <w:lvlOverride w:ilvl="1">
      <w:startOverride w:val="1"/>
    </w:lvlOverride>
  </w:num>
  <w:num w:numId="33">
    <w:abstractNumId w:val="16"/>
    <w:lvlOverride w:ilvl="0">
      <w:startOverride w:val="1"/>
    </w:lvlOverride>
    <w:lvlOverride w:ilvl="1">
      <w:startOverride w:val="1"/>
    </w:lvlOverride>
  </w:num>
  <w:num w:numId="34">
    <w:abstractNumId w:val="16"/>
    <w:lvlOverride w:ilvl="0">
      <w:startOverride w:val="1"/>
    </w:lvlOverride>
    <w:lvlOverride w:ilvl="1">
      <w:startOverride w:val="1"/>
    </w:lvlOverride>
  </w:num>
  <w:num w:numId="35">
    <w:abstractNumId w:val="16"/>
    <w:lvlOverride w:ilvl="0">
      <w:startOverride w:val="1"/>
    </w:lvlOverride>
    <w:lvlOverride w:ilvl="1">
      <w:startOverride w:val="1"/>
    </w:lvlOverride>
  </w:num>
  <w:num w:numId="36">
    <w:abstractNumId w:val="18"/>
  </w:num>
  <w:num w:numId="37">
    <w:abstractNumId w:val="1"/>
  </w:num>
  <w:num w:numId="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"/>
  </w:num>
  <w:num w:numId="40">
    <w:abstractNumId w:val="2"/>
    <w:lvlOverride w:ilvl="0">
      <w:startOverride w:val="1"/>
    </w:lvlOverride>
    <w:lvlOverride w:ilvl="1">
      <w:startOverride w:val="1"/>
    </w:lvlOverride>
  </w:num>
  <w:num w:numId="41">
    <w:abstractNumId w:val="12"/>
  </w:num>
  <w:num w:numId="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33D6"/>
    <w:rsid w:val="00003CE9"/>
    <w:rsid w:val="00051A0E"/>
    <w:rsid w:val="00066933"/>
    <w:rsid w:val="000845C4"/>
    <w:rsid w:val="00085968"/>
    <w:rsid w:val="000B2B44"/>
    <w:rsid w:val="000F4CE6"/>
    <w:rsid w:val="00103A4C"/>
    <w:rsid w:val="00115D72"/>
    <w:rsid w:val="00155498"/>
    <w:rsid w:val="001A5D35"/>
    <w:rsid w:val="00202D58"/>
    <w:rsid w:val="00203439"/>
    <w:rsid w:val="00237D54"/>
    <w:rsid w:val="00273FC6"/>
    <w:rsid w:val="00281C31"/>
    <w:rsid w:val="00292C23"/>
    <w:rsid w:val="002A4C03"/>
    <w:rsid w:val="002F6FBE"/>
    <w:rsid w:val="00360785"/>
    <w:rsid w:val="00386F55"/>
    <w:rsid w:val="003A4159"/>
    <w:rsid w:val="003B7AB3"/>
    <w:rsid w:val="003C228B"/>
    <w:rsid w:val="00407317"/>
    <w:rsid w:val="00415BA9"/>
    <w:rsid w:val="004430D1"/>
    <w:rsid w:val="00471C90"/>
    <w:rsid w:val="00486306"/>
    <w:rsid w:val="005B22AB"/>
    <w:rsid w:val="005B70D4"/>
    <w:rsid w:val="00664076"/>
    <w:rsid w:val="006A7A6B"/>
    <w:rsid w:val="006B7330"/>
    <w:rsid w:val="006D0802"/>
    <w:rsid w:val="007333D6"/>
    <w:rsid w:val="007C37F3"/>
    <w:rsid w:val="007F06A4"/>
    <w:rsid w:val="0088488C"/>
    <w:rsid w:val="0089688C"/>
    <w:rsid w:val="008C1D0A"/>
    <w:rsid w:val="0093167A"/>
    <w:rsid w:val="00984DED"/>
    <w:rsid w:val="009A69F7"/>
    <w:rsid w:val="009B4FD6"/>
    <w:rsid w:val="009B71C7"/>
    <w:rsid w:val="009E6623"/>
    <w:rsid w:val="009F2AA1"/>
    <w:rsid w:val="00A1159F"/>
    <w:rsid w:val="00A30866"/>
    <w:rsid w:val="00A63AF4"/>
    <w:rsid w:val="00AE2304"/>
    <w:rsid w:val="00B0042D"/>
    <w:rsid w:val="00B14BA4"/>
    <w:rsid w:val="00B61AB1"/>
    <w:rsid w:val="00BD1EE0"/>
    <w:rsid w:val="00CC4DC1"/>
    <w:rsid w:val="00CD0335"/>
    <w:rsid w:val="00D27B20"/>
    <w:rsid w:val="00D731BD"/>
    <w:rsid w:val="00D80B69"/>
    <w:rsid w:val="00D82F36"/>
    <w:rsid w:val="00D83269"/>
    <w:rsid w:val="00DB74D9"/>
    <w:rsid w:val="00DE4194"/>
    <w:rsid w:val="00E2483E"/>
    <w:rsid w:val="00E73A60"/>
    <w:rsid w:val="00E95F7A"/>
    <w:rsid w:val="00EB1611"/>
    <w:rsid w:val="00EC428A"/>
    <w:rsid w:val="00EF6718"/>
    <w:rsid w:val="00F11209"/>
    <w:rsid w:val="00F4008D"/>
    <w:rsid w:val="00FC4BF5"/>
    <w:rsid w:val="00FC6B7A"/>
    <w:rsid w:val="00FE2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footer" w:qFormat="1"/>
    <w:lsdException w:name="caption" w:uiPriority="35" w:qFormat="1"/>
    <w:lsdException w:name="annotation reference" w:uiPriority="0"/>
    <w:lsdException w:name="end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33D6"/>
    <w:pPr>
      <w:spacing w:after="60" w:line="240" w:lineRule="auto"/>
    </w:pPr>
    <w:rPr>
      <w:rFonts w:eastAsiaTheme="minorHAnsi"/>
      <w:color w:val="000000" w:themeColor="text1"/>
      <w:sz w:val="20"/>
      <w:szCs w:val="20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33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MisysTextBody"/>
    <w:link w:val="NoSpacingChar"/>
    <w:autoRedefine/>
    <w:uiPriority w:val="1"/>
    <w:qFormat/>
    <w:rsid w:val="007333D6"/>
    <w:pPr>
      <w:spacing w:after="0"/>
    </w:pPr>
    <w:rPr>
      <w:b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333D6"/>
    <w:rPr>
      <w:rFonts w:asciiTheme="majorHAnsi" w:eastAsiaTheme="minorHAnsi" w:hAnsiTheme="majorHAnsi" w:cstheme="majorHAnsi"/>
      <w:b/>
      <w:color w:val="000000" w:themeColor="text1"/>
      <w:sz w:val="20"/>
      <w:szCs w:val="20"/>
      <w:lang w:val="en-US" w:eastAsia="en-US"/>
    </w:rPr>
  </w:style>
  <w:style w:type="paragraph" w:styleId="Footer">
    <w:name w:val="footer"/>
    <w:basedOn w:val="Normal"/>
    <w:link w:val="FooterChar"/>
    <w:uiPriority w:val="99"/>
    <w:semiHidden/>
    <w:qFormat/>
    <w:rsid w:val="007333D6"/>
    <w:pPr>
      <w:tabs>
        <w:tab w:val="center" w:pos="4513"/>
        <w:tab w:val="right" w:pos="9026"/>
      </w:tabs>
    </w:pPr>
    <w:rPr>
      <w:rFonts w:ascii="Arial" w:hAnsi="Arial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7333D6"/>
    <w:rPr>
      <w:rFonts w:ascii="Arial" w:eastAsiaTheme="minorHAnsi" w:hAnsi="Arial"/>
      <w:color w:val="000000" w:themeColor="text1"/>
      <w:sz w:val="20"/>
      <w:szCs w:val="20"/>
      <w:lang w:eastAsia="en-US"/>
    </w:rPr>
  </w:style>
  <w:style w:type="paragraph" w:customStyle="1" w:styleId="MisysCoverTitle">
    <w:name w:val="Misys Cover Title"/>
    <w:autoRedefine/>
    <w:qFormat/>
    <w:rsid w:val="007333D6"/>
    <w:pPr>
      <w:framePr w:hSpace="187" w:wrap="around" w:hAnchor="margin" w:xAlign="center" w:y="2881"/>
      <w:spacing w:line="240" w:lineRule="auto"/>
    </w:pPr>
    <w:rPr>
      <w:rFonts w:asciiTheme="majorHAnsi" w:eastAsiaTheme="majorEastAsia" w:hAnsiTheme="majorHAnsi" w:cstheme="majorBidi"/>
      <w:color w:val="000000" w:themeColor="text1"/>
      <w:sz w:val="60"/>
      <w:szCs w:val="60"/>
      <w:lang w:eastAsia="en-US"/>
    </w:rPr>
  </w:style>
  <w:style w:type="paragraph" w:customStyle="1" w:styleId="MisysCoverSubTitle">
    <w:name w:val="Misys Cover Sub Title"/>
    <w:autoRedefine/>
    <w:qFormat/>
    <w:rsid w:val="007333D6"/>
    <w:pPr>
      <w:framePr w:hSpace="187" w:wrap="around" w:hAnchor="margin" w:xAlign="center" w:y="2881"/>
      <w:spacing w:line="240" w:lineRule="auto"/>
    </w:pPr>
    <w:rPr>
      <w:color w:val="000000" w:themeColor="text1"/>
      <w:sz w:val="32"/>
      <w:szCs w:val="32"/>
      <w:lang w:eastAsia="en-US"/>
    </w:rPr>
  </w:style>
  <w:style w:type="paragraph" w:customStyle="1" w:styleId="MisysCoverFamilyProductname">
    <w:name w:val="Misys Cover Family/Product name"/>
    <w:autoRedefine/>
    <w:qFormat/>
    <w:rsid w:val="007333D6"/>
    <w:pPr>
      <w:framePr w:hSpace="187" w:wrap="around" w:hAnchor="margin" w:y="2881"/>
      <w:tabs>
        <w:tab w:val="left" w:pos="4020"/>
      </w:tabs>
      <w:spacing w:after="0" w:line="240" w:lineRule="auto"/>
    </w:pPr>
    <w:rPr>
      <w:sz w:val="24"/>
      <w:szCs w:val="24"/>
      <w:lang w:eastAsia="en-US"/>
    </w:rPr>
  </w:style>
  <w:style w:type="paragraph" w:customStyle="1" w:styleId="MisysTextBody">
    <w:name w:val="Misys Text: Body"/>
    <w:basedOn w:val="Normal"/>
    <w:autoRedefine/>
    <w:qFormat/>
    <w:rsid w:val="007333D6"/>
    <w:pPr>
      <w:tabs>
        <w:tab w:val="left" w:pos="3680"/>
      </w:tabs>
      <w:spacing w:after="120"/>
    </w:pPr>
    <w:rPr>
      <w:rFonts w:asciiTheme="majorHAnsi" w:hAnsiTheme="majorHAnsi" w:cstheme="majorHAnsi"/>
    </w:rPr>
  </w:style>
  <w:style w:type="paragraph" w:customStyle="1" w:styleId="MisysTextSubHeadLv1">
    <w:name w:val="Misys Text: Sub Head Lv1"/>
    <w:basedOn w:val="Normal"/>
    <w:next w:val="MisysTextBody"/>
    <w:autoRedefine/>
    <w:qFormat/>
    <w:rsid w:val="00EB1611"/>
    <w:pPr>
      <w:numPr>
        <w:ilvl w:val="1"/>
        <w:numId w:val="39"/>
      </w:numPr>
    </w:pPr>
    <w:rPr>
      <w:rFonts w:asciiTheme="majorHAnsi" w:hAnsiTheme="majorHAnsi" w:cstheme="majorHAnsi"/>
      <w:b/>
      <w:sz w:val="24"/>
      <w:szCs w:val="24"/>
    </w:rPr>
  </w:style>
  <w:style w:type="paragraph" w:customStyle="1" w:styleId="MisysTextSubHeadLv2">
    <w:name w:val="Misys Text: Sub Head Lv2"/>
    <w:basedOn w:val="Normal"/>
    <w:next w:val="MisysTextBody"/>
    <w:autoRedefine/>
    <w:qFormat/>
    <w:rsid w:val="00085968"/>
    <w:pPr>
      <w:jc w:val="center"/>
    </w:pPr>
    <w:rPr>
      <w:rFonts w:asciiTheme="majorHAnsi" w:hAnsiTheme="majorHAnsi" w:cstheme="majorHAnsi"/>
      <w:b/>
      <w:sz w:val="16"/>
      <w:szCs w:val="18"/>
      <w:lang w:val="en-IE"/>
    </w:rPr>
  </w:style>
  <w:style w:type="paragraph" w:customStyle="1" w:styleId="MisysPullQuoteAuthorTitleCompany">
    <w:name w:val="Misys Pull Quote Author Title/Company"/>
    <w:basedOn w:val="Normal"/>
    <w:next w:val="MisysTextBody"/>
    <w:autoRedefine/>
    <w:qFormat/>
    <w:rsid w:val="00984DED"/>
    <w:pPr>
      <w:spacing w:after="200"/>
    </w:pPr>
    <w:rPr>
      <w:rFonts w:ascii="Arial" w:hAnsi="Arial" w:cs="Arial"/>
    </w:rPr>
  </w:style>
  <w:style w:type="character" w:customStyle="1" w:styleId="Heading1Char">
    <w:name w:val="Heading 1 Char"/>
    <w:basedOn w:val="DefaultParagraphFont"/>
    <w:link w:val="Heading1"/>
    <w:uiPriority w:val="9"/>
    <w:rsid w:val="007333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OCHeading">
    <w:name w:val="TOC Heading"/>
    <w:basedOn w:val="Normal"/>
    <w:next w:val="Normal"/>
    <w:autoRedefine/>
    <w:uiPriority w:val="39"/>
    <w:semiHidden/>
    <w:rsid w:val="007333D6"/>
    <w:pPr>
      <w:spacing w:before="480" w:after="320"/>
    </w:pPr>
    <w:rPr>
      <w:rFonts w:asciiTheme="majorHAnsi" w:hAnsiTheme="majorHAnsi" w:cstheme="majorHAnsi"/>
      <w:bCs/>
      <w:color w:val="8064A2" w:themeColor="accent4"/>
      <w:sz w:val="40"/>
      <w:szCs w:val="30"/>
    </w:rPr>
  </w:style>
  <w:style w:type="paragraph" w:customStyle="1" w:styleId="MisysSectionHeadingLv1">
    <w:name w:val="Misys Section Heading Lv1"/>
    <w:basedOn w:val="Normal"/>
    <w:next w:val="MisysTextSubHeadLv2"/>
    <w:autoRedefine/>
    <w:qFormat/>
    <w:rsid w:val="00F4008D"/>
    <w:rPr>
      <w:rFonts w:asciiTheme="majorHAnsi" w:hAnsiTheme="majorHAnsi" w:cstheme="majorHAnsi"/>
      <w:b/>
      <w:sz w:val="32"/>
      <w:szCs w:val="36"/>
    </w:rPr>
  </w:style>
  <w:style w:type="paragraph" w:styleId="TOC1">
    <w:name w:val="toc 1"/>
    <w:basedOn w:val="MisysSectionHeadingLv1"/>
    <w:next w:val="Normal"/>
    <w:autoRedefine/>
    <w:uiPriority w:val="39"/>
    <w:rsid w:val="007333D6"/>
    <w:pPr>
      <w:tabs>
        <w:tab w:val="right" w:leader="dot" w:pos="7360"/>
      </w:tabs>
      <w:spacing w:after="100"/>
    </w:pPr>
    <w:rPr>
      <w:sz w:val="24"/>
    </w:rPr>
  </w:style>
  <w:style w:type="paragraph" w:styleId="TOC2">
    <w:name w:val="toc 2"/>
    <w:basedOn w:val="MisysSectionHeadingLv2"/>
    <w:next w:val="Normal"/>
    <w:autoRedefine/>
    <w:uiPriority w:val="39"/>
    <w:qFormat/>
    <w:rsid w:val="007333D6"/>
    <w:pPr>
      <w:tabs>
        <w:tab w:val="right" w:leader="dot" w:pos="7360"/>
      </w:tabs>
      <w:spacing w:after="100"/>
    </w:pPr>
    <w:rPr>
      <w:sz w:val="24"/>
    </w:rPr>
  </w:style>
  <w:style w:type="paragraph" w:customStyle="1" w:styleId="MisysSectionHeadingLv2">
    <w:name w:val="Misys Section Heading Lv2"/>
    <w:basedOn w:val="MisysSectionHeadingLv1"/>
    <w:next w:val="Normal"/>
    <w:autoRedefine/>
    <w:qFormat/>
    <w:rsid w:val="007333D6"/>
    <w:pPr>
      <w:spacing w:after="200"/>
    </w:pPr>
    <w:rPr>
      <w:b w:val="0"/>
      <w:sz w:val="28"/>
      <w:szCs w:val="32"/>
    </w:rPr>
  </w:style>
  <w:style w:type="character" w:styleId="Hyperlink">
    <w:name w:val="Hyperlink"/>
    <w:basedOn w:val="DefaultParagraphFont"/>
    <w:uiPriority w:val="99"/>
    <w:qFormat/>
    <w:rsid w:val="007333D6"/>
    <w:rPr>
      <w:rFonts w:asciiTheme="majorHAnsi" w:hAnsiTheme="majorHAnsi"/>
      <w:color w:val="4873BA"/>
      <w:sz w:val="20"/>
      <w:u w:val="none"/>
    </w:rPr>
  </w:style>
  <w:style w:type="paragraph" w:styleId="TOC3">
    <w:name w:val="toc 3"/>
    <w:basedOn w:val="MisysTextSubHeadLv1"/>
    <w:next w:val="Normal"/>
    <w:autoRedefine/>
    <w:uiPriority w:val="39"/>
    <w:rsid w:val="007333D6"/>
    <w:pPr>
      <w:spacing w:after="100"/>
      <w:ind w:left="284"/>
    </w:pPr>
    <w:rPr>
      <w:sz w:val="20"/>
    </w:rPr>
  </w:style>
  <w:style w:type="table" w:styleId="MediumShading1-Accent4">
    <w:name w:val="Medium Shading 1 Accent 4"/>
    <w:basedOn w:val="TableNormal"/>
    <w:uiPriority w:val="63"/>
    <w:rsid w:val="007333D6"/>
    <w:pPr>
      <w:spacing w:after="0" w:line="240" w:lineRule="auto"/>
    </w:pPr>
    <w:rPr>
      <w:rFonts w:eastAsiaTheme="minorHAnsi"/>
      <w:color w:val="000000" w:themeColor="text1"/>
      <w:sz w:val="20"/>
      <w:szCs w:val="20"/>
      <w:lang w:eastAsia="en-US"/>
    </w:r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7333D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33D6"/>
    <w:rPr>
      <w:rFonts w:ascii="Tahoma" w:eastAsiaTheme="minorHAnsi" w:hAnsi="Tahoma" w:cs="Tahoma"/>
      <w:color w:val="000000" w:themeColor="text1"/>
      <w:sz w:val="16"/>
      <w:szCs w:val="1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7333D6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333D6"/>
    <w:rPr>
      <w:rFonts w:eastAsiaTheme="minorHAnsi"/>
      <w:color w:val="000000" w:themeColor="text1"/>
      <w:sz w:val="20"/>
      <w:szCs w:val="20"/>
      <w:lang w:eastAsia="en-US"/>
    </w:rPr>
  </w:style>
  <w:style w:type="paragraph" w:customStyle="1" w:styleId="MisysTextStandardFirst">
    <w:name w:val="Misys Text: Standard First"/>
    <w:basedOn w:val="Normal"/>
    <w:next w:val="MisysTextBody"/>
    <w:autoRedefine/>
    <w:qFormat/>
    <w:rsid w:val="00EB1611"/>
    <w:pPr>
      <w:numPr>
        <w:numId w:val="39"/>
      </w:numPr>
      <w:tabs>
        <w:tab w:val="left" w:pos="0"/>
      </w:tabs>
      <w:spacing w:before="200" w:after="320"/>
      <w:ind w:left="360"/>
    </w:pPr>
    <w:rPr>
      <w:rFonts w:ascii="Arial" w:hAnsi="Arial" w:cs="Arial"/>
      <w:color w:val="8064A2" w:themeColor="accent4"/>
      <w:sz w:val="30"/>
      <w:szCs w:val="30"/>
    </w:rPr>
  </w:style>
  <w:style w:type="table" w:styleId="MediumGrid3-Accent4">
    <w:name w:val="Medium Grid 3 Accent 4"/>
    <w:basedOn w:val="TableNormal"/>
    <w:uiPriority w:val="69"/>
    <w:rsid w:val="00EF6718"/>
    <w:pPr>
      <w:spacing w:after="0" w:line="240" w:lineRule="auto"/>
    </w:pPr>
    <w:rPr>
      <w:rFonts w:eastAsiaTheme="minorHAnsi"/>
      <w:color w:val="000000" w:themeColor="text1"/>
      <w:sz w:val="20"/>
      <w:szCs w:val="20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paragraph" w:styleId="ListParagraph">
    <w:name w:val="List Paragraph"/>
    <w:basedOn w:val="Normal"/>
    <w:uiPriority w:val="34"/>
    <w:qFormat/>
    <w:rsid w:val="005B70D4"/>
    <w:pPr>
      <w:spacing w:after="0"/>
      <w:ind w:left="720"/>
    </w:pPr>
    <w:rPr>
      <w:rFonts w:ascii="Calibri" w:eastAsiaTheme="minorEastAsia" w:hAnsi="Calibri" w:cs="Times New Roman"/>
      <w:color w:val="auto"/>
      <w:sz w:val="22"/>
      <w:szCs w:val="22"/>
      <w:lang w:eastAsia="zh-CN"/>
    </w:rPr>
  </w:style>
  <w:style w:type="paragraph" w:styleId="BodyText2">
    <w:name w:val="Body Text 2"/>
    <w:basedOn w:val="MisysTextBody"/>
    <w:link w:val="BodyText2Char"/>
    <w:uiPriority w:val="99"/>
    <w:rsid w:val="009E6623"/>
    <w:pPr>
      <w:spacing w:line="480" w:lineRule="auto"/>
    </w:pPr>
    <w:rPr>
      <w:sz w:val="16"/>
    </w:rPr>
  </w:style>
  <w:style w:type="character" w:customStyle="1" w:styleId="BodyText2Char">
    <w:name w:val="Body Text 2 Char"/>
    <w:basedOn w:val="DefaultParagraphFont"/>
    <w:link w:val="BodyText2"/>
    <w:uiPriority w:val="99"/>
    <w:rsid w:val="009E6623"/>
    <w:rPr>
      <w:rFonts w:asciiTheme="majorHAnsi" w:eastAsiaTheme="minorHAnsi" w:hAnsiTheme="majorHAnsi" w:cstheme="majorHAnsi"/>
      <w:color w:val="000000" w:themeColor="text1"/>
      <w:sz w:val="16"/>
      <w:szCs w:val="20"/>
      <w:lang w:eastAsia="en-US"/>
    </w:rPr>
  </w:style>
  <w:style w:type="paragraph" w:styleId="BodyText3">
    <w:name w:val="Body Text 3"/>
    <w:basedOn w:val="MisysTextBody"/>
    <w:link w:val="BodyText3Char"/>
    <w:uiPriority w:val="99"/>
    <w:rsid w:val="009E6623"/>
    <w:rPr>
      <w:i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9E6623"/>
    <w:rPr>
      <w:rFonts w:asciiTheme="majorHAnsi" w:eastAsiaTheme="minorHAnsi" w:hAnsiTheme="majorHAnsi" w:cstheme="majorHAnsi"/>
      <w:i/>
      <w:color w:val="000000" w:themeColor="text1"/>
      <w:sz w:val="16"/>
      <w:szCs w:val="16"/>
      <w:lang w:eastAsia="en-US"/>
    </w:rPr>
  </w:style>
  <w:style w:type="character" w:styleId="EndnoteReference">
    <w:name w:val="endnote reference"/>
    <w:semiHidden/>
    <w:rsid w:val="005B22AB"/>
    <w:rPr>
      <w:vertAlign w:val="superscript"/>
      <w:lang w:val="en-GB"/>
    </w:rPr>
  </w:style>
  <w:style w:type="paragraph" w:customStyle="1" w:styleId="TableTitle1">
    <w:name w:val="Table Title 1"/>
    <w:basedOn w:val="Normal"/>
    <w:rsid w:val="005B22AB"/>
    <w:pPr>
      <w:adjustRightInd w:val="0"/>
      <w:spacing w:before="40" w:after="40" w:line="200" w:lineRule="atLeast"/>
    </w:pPr>
    <w:rPr>
      <w:rFonts w:ascii="Verdana" w:eastAsia="MS Mincho" w:hAnsi="Verdana" w:cs="Times New Roman"/>
      <w:b/>
      <w:color w:val="0060A9"/>
      <w:kern w:val="16"/>
      <w:sz w:val="18"/>
      <w:lang w:val="en-US" w:eastAsia="zh-CN"/>
    </w:rPr>
  </w:style>
  <w:style w:type="character" w:customStyle="1" w:styleId="TableTextCharChar">
    <w:name w:val="Table Text Char Char"/>
    <w:link w:val="TableText"/>
    <w:rsid w:val="00B0042D"/>
    <w:rPr>
      <w:rFonts w:ascii="Verdana" w:eastAsia="MS Mincho" w:hAnsi="Verdana"/>
      <w:color w:val="6F6E6F"/>
      <w:kern w:val="16"/>
      <w:sz w:val="18"/>
      <w:lang w:val="en-US" w:eastAsia="ja-JP"/>
    </w:rPr>
  </w:style>
  <w:style w:type="paragraph" w:customStyle="1" w:styleId="TableText">
    <w:name w:val="Table Text"/>
    <w:basedOn w:val="BodyText"/>
    <w:link w:val="TableTextCharChar"/>
    <w:rsid w:val="00B0042D"/>
    <w:pPr>
      <w:adjustRightInd w:val="0"/>
      <w:spacing w:before="40" w:after="40" w:line="200" w:lineRule="atLeast"/>
    </w:pPr>
    <w:rPr>
      <w:rFonts w:ascii="Verdana" w:eastAsia="MS Mincho" w:hAnsi="Verdana"/>
      <w:color w:val="6F6E6F"/>
      <w:kern w:val="16"/>
      <w:sz w:val="18"/>
      <w:szCs w:val="22"/>
      <w:lang w:val="en-US" w:eastAsia="ja-JP"/>
    </w:rPr>
  </w:style>
  <w:style w:type="paragraph" w:styleId="BodyText">
    <w:name w:val="Body Text"/>
    <w:basedOn w:val="Normal"/>
    <w:link w:val="BodyTextChar"/>
    <w:uiPriority w:val="99"/>
    <w:unhideWhenUsed/>
    <w:rsid w:val="00B0042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B0042D"/>
    <w:rPr>
      <w:rFonts w:eastAsiaTheme="minorHAnsi"/>
      <w:color w:val="000000" w:themeColor="text1"/>
      <w:sz w:val="20"/>
      <w:szCs w:val="20"/>
      <w:lang w:eastAsia="en-US"/>
    </w:rPr>
  </w:style>
  <w:style w:type="character" w:styleId="CommentReference">
    <w:name w:val="annotation reference"/>
    <w:semiHidden/>
    <w:rsid w:val="000F4CE6"/>
    <w:rPr>
      <w:rFonts w:ascii="Arial" w:hAnsi="Arial"/>
      <w:kern w:val="0"/>
      <w:sz w:val="16"/>
      <w:szCs w:val="16"/>
      <w:lang w:val="en-GB"/>
    </w:rPr>
  </w:style>
  <w:style w:type="paragraph" w:styleId="CommentText">
    <w:name w:val="annotation text"/>
    <w:basedOn w:val="Normal"/>
    <w:link w:val="CommentTextChar"/>
    <w:semiHidden/>
    <w:rsid w:val="000F4CE6"/>
    <w:pPr>
      <w:adjustRightInd w:val="0"/>
      <w:spacing w:before="180" w:after="180" w:line="240" w:lineRule="atLeast"/>
    </w:pPr>
    <w:rPr>
      <w:rFonts w:ascii="Arial" w:eastAsia="MS Mincho" w:hAnsi="Arial" w:cs="Times New Roman"/>
      <w:color w:val="6F6E6F"/>
      <w:kern w:val="16"/>
      <w:sz w:val="18"/>
      <w:lang w:val="en-US" w:eastAsia="ja-JP"/>
    </w:rPr>
  </w:style>
  <w:style w:type="character" w:customStyle="1" w:styleId="CommentTextChar">
    <w:name w:val="Comment Text Char"/>
    <w:basedOn w:val="DefaultParagraphFont"/>
    <w:link w:val="CommentText"/>
    <w:semiHidden/>
    <w:rsid w:val="000F4CE6"/>
    <w:rPr>
      <w:rFonts w:ascii="Arial" w:eastAsia="MS Mincho" w:hAnsi="Arial" w:cs="Times New Roman"/>
      <w:color w:val="6F6E6F"/>
      <w:kern w:val="16"/>
      <w:sz w:val="18"/>
      <w:szCs w:val="20"/>
      <w:lang w:val="en-US" w:eastAsia="ja-JP"/>
    </w:rPr>
  </w:style>
  <w:style w:type="paragraph" w:customStyle="1" w:styleId="TableBullet1">
    <w:name w:val="Table Bullet 1"/>
    <w:basedOn w:val="TableText"/>
    <w:rsid w:val="000F4CE6"/>
    <w:pPr>
      <w:numPr>
        <w:numId w:val="14"/>
      </w:numPr>
      <w:spacing w:line="240" w:lineRule="auto"/>
      <w:contextualSpacing/>
    </w:pPr>
    <w:rPr>
      <w:rFonts w:cs="Times New Roman"/>
      <w:sz w:val="16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27B20"/>
    <w:pPr>
      <w:spacing w:after="100"/>
      <w:ind w:left="6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footer" w:qFormat="1"/>
    <w:lsdException w:name="caption" w:uiPriority="35" w:qFormat="1"/>
    <w:lsdException w:name="annotation reference" w:uiPriority="0"/>
    <w:lsdException w:name="end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33D6"/>
    <w:pPr>
      <w:spacing w:after="60" w:line="240" w:lineRule="auto"/>
    </w:pPr>
    <w:rPr>
      <w:rFonts w:eastAsiaTheme="minorHAnsi"/>
      <w:color w:val="000000" w:themeColor="text1"/>
      <w:sz w:val="20"/>
      <w:szCs w:val="20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33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MisysTextBody"/>
    <w:link w:val="NoSpacingChar"/>
    <w:autoRedefine/>
    <w:uiPriority w:val="1"/>
    <w:qFormat/>
    <w:rsid w:val="007333D6"/>
    <w:pPr>
      <w:spacing w:after="0"/>
    </w:pPr>
    <w:rPr>
      <w:b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333D6"/>
    <w:rPr>
      <w:rFonts w:asciiTheme="majorHAnsi" w:eastAsiaTheme="minorHAnsi" w:hAnsiTheme="majorHAnsi" w:cstheme="majorHAnsi"/>
      <w:b/>
      <w:color w:val="000000" w:themeColor="text1"/>
      <w:sz w:val="20"/>
      <w:szCs w:val="20"/>
      <w:lang w:val="en-US" w:eastAsia="en-US"/>
    </w:rPr>
  </w:style>
  <w:style w:type="paragraph" w:styleId="Footer">
    <w:name w:val="footer"/>
    <w:basedOn w:val="Normal"/>
    <w:link w:val="FooterChar"/>
    <w:uiPriority w:val="99"/>
    <w:semiHidden/>
    <w:qFormat/>
    <w:rsid w:val="007333D6"/>
    <w:pPr>
      <w:tabs>
        <w:tab w:val="center" w:pos="4513"/>
        <w:tab w:val="right" w:pos="9026"/>
      </w:tabs>
    </w:pPr>
    <w:rPr>
      <w:rFonts w:ascii="Arial" w:hAnsi="Arial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7333D6"/>
    <w:rPr>
      <w:rFonts w:ascii="Arial" w:eastAsiaTheme="minorHAnsi" w:hAnsi="Arial"/>
      <w:color w:val="000000" w:themeColor="text1"/>
      <w:sz w:val="20"/>
      <w:szCs w:val="20"/>
      <w:lang w:eastAsia="en-US"/>
    </w:rPr>
  </w:style>
  <w:style w:type="paragraph" w:customStyle="1" w:styleId="MisysCoverTitle">
    <w:name w:val="Misys Cover Title"/>
    <w:autoRedefine/>
    <w:qFormat/>
    <w:rsid w:val="007333D6"/>
    <w:pPr>
      <w:framePr w:hSpace="187" w:wrap="around" w:hAnchor="margin" w:xAlign="center" w:y="2881"/>
      <w:spacing w:line="240" w:lineRule="auto"/>
    </w:pPr>
    <w:rPr>
      <w:rFonts w:asciiTheme="majorHAnsi" w:eastAsiaTheme="majorEastAsia" w:hAnsiTheme="majorHAnsi" w:cstheme="majorBidi"/>
      <w:color w:val="000000" w:themeColor="text1"/>
      <w:sz w:val="60"/>
      <w:szCs w:val="60"/>
      <w:lang w:eastAsia="en-US"/>
    </w:rPr>
  </w:style>
  <w:style w:type="paragraph" w:customStyle="1" w:styleId="MisysCoverSubTitle">
    <w:name w:val="Misys Cover Sub Title"/>
    <w:autoRedefine/>
    <w:qFormat/>
    <w:rsid w:val="007333D6"/>
    <w:pPr>
      <w:framePr w:hSpace="187" w:wrap="around" w:hAnchor="margin" w:xAlign="center" w:y="2881"/>
      <w:spacing w:line="240" w:lineRule="auto"/>
    </w:pPr>
    <w:rPr>
      <w:color w:val="000000" w:themeColor="text1"/>
      <w:sz w:val="32"/>
      <w:szCs w:val="32"/>
      <w:lang w:eastAsia="en-US"/>
    </w:rPr>
  </w:style>
  <w:style w:type="paragraph" w:customStyle="1" w:styleId="MisysCoverFamilyProductname">
    <w:name w:val="Misys Cover Family/Product name"/>
    <w:autoRedefine/>
    <w:qFormat/>
    <w:rsid w:val="007333D6"/>
    <w:pPr>
      <w:framePr w:hSpace="187" w:wrap="around" w:hAnchor="margin" w:y="2881"/>
      <w:tabs>
        <w:tab w:val="left" w:pos="4020"/>
      </w:tabs>
      <w:spacing w:after="0" w:line="240" w:lineRule="auto"/>
    </w:pPr>
    <w:rPr>
      <w:sz w:val="24"/>
      <w:szCs w:val="24"/>
      <w:lang w:eastAsia="en-US"/>
    </w:rPr>
  </w:style>
  <w:style w:type="paragraph" w:customStyle="1" w:styleId="MisysTextBody">
    <w:name w:val="Misys Text: Body"/>
    <w:basedOn w:val="Normal"/>
    <w:autoRedefine/>
    <w:qFormat/>
    <w:rsid w:val="007333D6"/>
    <w:pPr>
      <w:tabs>
        <w:tab w:val="left" w:pos="3680"/>
      </w:tabs>
      <w:spacing w:after="120"/>
    </w:pPr>
    <w:rPr>
      <w:rFonts w:asciiTheme="majorHAnsi" w:hAnsiTheme="majorHAnsi" w:cstheme="majorHAnsi"/>
    </w:rPr>
  </w:style>
  <w:style w:type="paragraph" w:customStyle="1" w:styleId="MisysTextSubHeadLv1">
    <w:name w:val="Misys Text: Sub Head Lv1"/>
    <w:basedOn w:val="Normal"/>
    <w:next w:val="MisysTextBody"/>
    <w:autoRedefine/>
    <w:qFormat/>
    <w:rsid w:val="00EB1611"/>
    <w:pPr>
      <w:numPr>
        <w:ilvl w:val="1"/>
        <w:numId w:val="39"/>
      </w:numPr>
    </w:pPr>
    <w:rPr>
      <w:rFonts w:asciiTheme="majorHAnsi" w:hAnsiTheme="majorHAnsi" w:cstheme="majorHAnsi"/>
      <w:b/>
      <w:sz w:val="24"/>
      <w:szCs w:val="24"/>
    </w:rPr>
  </w:style>
  <w:style w:type="paragraph" w:customStyle="1" w:styleId="MisysTextSubHeadLv2">
    <w:name w:val="Misys Text: Sub Head Lv2"/>
    <w:basedOn w:val="Normal"/>
    <w:next w:val="MisysTextBody"/>
    <w:autoRedefine/>
    <w:qFormat/>
    <w:rsid w:val="00085968"/>
    <w:pPr>
      <w:jc w:val="center"/>
    </w:pPr>
    <w:rPr>
      <w:rFonts w:asciiTheme="majorHAnsi" w:hAnsiTheme="majorHAnsi" w:cstheme="majorHAnsi"/>
      <w:b/>
      <w:sz w:val="16"/>
      <w:szCs w:val="18"/>
      <w:lang w:val="en-IE"/>
    </w:rPr>
  </w:style>
  <w:style w:type="paragraph" w:customStyle="1" w:styleId="MisysPullQuoteAuthorTitleCompany">
    <w:name w:val="Misys Pull Quote Author Title/Company"/>
    <w:basedOn w:val="Normal"/>
    <w:next w:val="MisysTextBody"/>
    <w:autoRedefine/>
    <w:qFormat/>
    <w:rsid w:val="00984DED"/>
    <w:pPr>
      <w:spacing w:after="200"/>
    </w:pPr>
    <w:rPr>
      <w:rFonts w:ascii="Arial" w:hAnsi="Arial" w:cs="Arial"/>
    </w:rPr>
  </w:style>
  <w:style w:type="character" w:customStyle="1" w:styleId="Heading1Char">
    <w:name w:val="Heading 1 Char"/>
    <w:basedOn w:val="DefaultParagraphFont"/>
    <w:link w:val="Heading1"/>
    <w:uiPriority w:val="9"/>
    <w:rsid w:val="007333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OCHeading">
    <w:name w:val="TOC Heading"/>
    <w:basedOn w:val="Normal"/>
    <w:next w:val="Normal"/>
    <w:autoRedefine/>
    <w:uiPriority w:val="39"/>
    <w:semiHidden/>
    <w:rsid w:val="007333D6"/>
    <w:pPr>
      <w:spacing w:before="480" w:after="320"/>
    </w:pPr>
    <w:rPr>
      <w:rFonts w:asciiTheme="majorHAnsi" w:hAnsiTheme="majorHAnsi" w:cstheme="majorHAnsi"/>
      <w:bCs/>
      <w:color w:val="8064A2" w:themeColor="accent4"/>
      <w:sz w:val="40"/>
      <w:szCs w:val="30"/>
    </w:rPr>
  </w:style>
  <w:style w:type="paragraph" w:customStyle="1" w:styleId="MisysSectionHeadingLv1">
    <w:name w:val="Misys Section Heading Lv1"/>
    <w:basedOn w:val="Normal"/>
    <w:next w:val="MisysTextSubHeadLv2"/>
    <w:autoRedefine/>
    <w:qFormat/>
    <w:rsid w:val="00F4008D"/>
    <w:rPr>
      <w:rFonts w:asciiTheme="majorHAnsi" w:hAnsiTheme="majorHAnsi" w:cstheme="majorHAnsi"/>
      <w:b/>
      <w:sz w:val="32"/>
      <w:szCs w:val="36"/>
    </w:rPr>
  </w:style>
  <w:style w:type="paragraph" w:styleId="TOC1">
    <w:name w:val="toc 1"/>
    <w:basedOn w:val="MisysSectionHeadingLv1"/>
    <w:next w:val="Normal"/>
    <w:autoRedefine/>
    <w:uiPriority w:val="39"/>
    <w:rsid w:val="007333D6"/>
    <w:pPr>
      <w:tabs>
        <w:tab w:val="right" w:leader="dot" w:pos="7360"/>
      </w:tabs>
      <w:spacing w:after="100"/>
    </w:pPr>
    <w:rPr>
      <w:sz w:val="24"/>
    </w:rPr>
  </w:style>
  <w:style w:type="paragraph" w:styleId="TOC2">
    <w:name w:val="toc 2"/>
    <w:basedOn w:val="MisysSectionHeadingLv2"/>
    <w:next w:val="Normal"/>
    <w:autoRedefine/>
    <w:uiPriority w:val="39"/>
    <w:qFormat/>
    <w:rsid w:val="007333D6"/>
    <w:pPr>
      <w:tabs>
        <w:tab w:val="right" w:leader="dot" w:pos="7360"/>
      </w:tabs>
      <w:spacing w:after="100"/>
    </w:pPr>
    <w:rPr>
      <w:sz w:val="24"/>
    </w:rPr>
  </w:style>
  <w:style w:type="paragraph" w:customStyle="1" w:styleId="MisysSectionHeadingLv2">
    <w:name w:val="Misys Section Heading Lv2"/>
    <w:basedOn w:val="MisysSectionHeadingLv1"/>
    <w:next w:val="Normal"/>
    <w:autoRedefine/>
    <w:qFormat/>
    <w:rsid w:val="007333D6"/>
    <w:pPr>
      <w:spacing w:after="200"/>
    </w:pPr>
    <w:rPr>
      <w:b w:val="0"/>
      <w:sz w:val="28"/>
      <w:szCs w:val="32"/>
    </w:rPr>
  </w:style>
  <w:style w:type="character" w:styleId="Hyperlink">
    <w:name w:val="Hyperlink"/>
    <w:basedOn w:val="DefaultParagraphFont"/>
    <w:uiPriority w:val="99"/>
    <w:qFormat/>
    <w:rsid w:val="007333D6"/>
    <w:rPr>
      <w:rFonts w:asciiTheme="majorHAnsi" w:hAnsiTheme="majorHAnsi"/>
      <w:color w:val="4873BA"/>
      <w:sz w:val="20"/>
      <w:u w:val="none"/>
    </w:rPr>
  </w:style>
  <w:style w:type="paragraph" w:styleId="TOC3">
    <w:name w:val="toc 3"/>
    <w:basedOn w:val="MisysTextSubHeadLv1"/>
    <w:next w:val="Normal"/>
    <w:autoRedefine/>
    <w:uiPriority w:val="39"/>
    <w:rsid w:val="007333D6"/>
    <w:pPr>
      <w:spacing w:after="100"/>
      <w:ind w:left="284"/>
    </w:pPr>
    <w:rPr>
      <w:sz w:val="20"/>
    </w:rPr>
  </w:style>
  <w:style w:type="table" w:styleId="MediumShading1-Accent4">
    <w:name w:val="Medium Shading 1 Accent 4"/>
    <w:basedOn w:val="TableNormal"/>
    <w:uiPriority w:val="63"/>
    <w:rsid w:val="007333D6"/>
    <w:pPr>
      <w:spacing w:after="0" w:line="240" w:lineRule="auto"/>
    </w:pPr>
    <w:rPr>
      <w:rFonts w:eastAsiaTheme="minorHAnsi"/>
      <w:color w:val="000000" w:themeColor="text1"/>
      <w:sz w:val="20"/>
      <w:szCs w:val="20"/>
      <w:lang w:eastAsia="en-US"/>
    </w:r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7333D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33D6"/>
    <w:rPr>
      <w:rFonts w:ascii="Tahoma" w:eastAsiaTheme="minorHAnsi" w:hAnsi="Tahoma" w:cs="Tahoma"/>
      <w:color w:val="000000" w:themeColor="text1"/>
      <w:sz w:val="16"/>
      <w:szCs w:val="1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7333D6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333D6"/>
    <w:rPr>
      <w:rFonts w:eastAsiaTheme="minorHAnsi"/>
      <w:color w:val="000000" w:themeColor="text1"/>
      <w:sz w:val="20"/>
      <w:szCs w:val="20"/>
      <w:lang w:eastAsia="en-US"/>
    </w:rPr>
  </w:style>
  <w:style w:type="paragraph" w:customStyle="1" w:styleId="MisysTextStandardFirst">
    <w:name w:val="Misys Text: Standard First"/>
    <w:basedOn w:val="Normal"/>
    <w:next w:val="MisysTextBody"/>
    <w:autoRedefine/>
    <w:qFormat/>
    <w:rsid w:val="00EB1611"/>
    <w:pPr>
      <w:numPr>
        <w:numId w:val="39"/>
      </w:numPr>
      <w:tabs>
        <w:tab w:val="left" w:pos="0"/>
      </w:tabs>
      <w:spacing w:before="200" w:after="320"/>
      <w:ind w:left="360"/>
    </w:pPr>
    <w:rPr>
      <w:rFonts w:ascii="Arial" w:hAnsi="Arial" w:cs="Arial"/>
      <w:color w:val="8064A2" w:themeColor="accent4"/>
      <w:sz w:val="30"/>
      <w:szCs w:val="30"/>
    </w:rPr>
  </w:style>
  <w:style w:type="table" w:styleId="MediumGrid3-Accent4">
    <w:name w:val="Medium Grid 3 Accent 4"/>
    <w:basedOn w:val="TableNormal"/>
    <w:uiPriority w:val="69"/>
    <w:rsid w:val="00EF6718"/>
    <w:pPr>
      <w:spacing w:after="0" w:line="240" w:lineRule="auto"/>
    </w:pPr>
    <w:rPr>
      <w:rFonts w:eastAsiaTheme="minorHAnsi"/>
      <w:color w:val="000000" w:themeColor="text1"/>
      <w:sz w:val="20"/>
      <w:szCs w:val="20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paragraph" w:styleId="ListParagraph">
    <w:name w:val="List Paragraph"/>
    <w:basedOn w:val="Normal"/>
    <w:uiPriority w:val="34"/>
    <w:qFormat/>
    <w:rsid w:val="005B70D4"/>
    <w:pPr>
      <w:spacing w:after="0"/>
      <w:ind w:left="720"/>
    </w:pPr>
    <w:rPr>
      <w:rFonts w:ascii="Calibri" w:eastAsiaTheme="minorEastAsia" w:hAnsi="Calibri" w:cs="Times New Roman"/>
      <w:color w:val="auto"/>
      <w:sz w:val="22"/>
      <w:szCs w:val="22"/>
      <w:lang w:eastAsia="zh-CN"/>
    </w:rPr>
  </w:style>
  <w:style w:type="paragraph" w:styleId="BodyText2">
    <w:name w:val="Body Text 2"/>
    <w:basedOn w:val="MisysTextBody"/>
    <w:link w:val="BodyText2Char"/>
    <w:uiPriority w:val="99"/>
    <w:rsid w:val="009E6623"/>
    <w:pPr>
      <w:spacing w:line="480" w:lineRule="auto"/>
    </w:pPr>
    <w:rPr>
      <w:sz w:val="16"/>
    </w:rPr>
  </w:style>
  <w:style w:type="character" w:customStyle="1" w:styleId="BodyText2Char">
    <w:name w:val="Body Text 2 Char"/>
    <w:basedOn w:val="DefaultParagraphFont"/>
    <w:link w:val="BodyText2"/>
    <w:uiPriority w:val="99"/>
    <w:rsid w:val="009E6623"/>
    <w:rPr>
      <w:rFonts w:asciiTheme="majorHAnsi" w:eastAsiaTheme="minorHAnsi" w:hAnsiTheme="majorHAnsi" w:cstheme="majorHAnsi"/>
      <w:color w:val="000000" w:themeColor="text1"/>
      <w:sz w:val="16"/>
      <w:szCs w:val="20"/>
      <w:lang w:eastAsia="en-US"/>
    </w:rPr>
  </w:style>
  <w:style w:type="paragraph" w:styleId="BodyText3">
    <w:name w:val="Body Text 3"/>
    <w:basedOn w:val="MisysTextBody"/>
    <w:link w:val="BodyText3Char"/>
    <w:uiPriority w:val="99"/>
    <w:rsid w:val="009E6623"/>
    <w:rPr>
      <w:i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9E6623"/>
    <w:rPr>
      <w:rFonts w:asciiTheme="majorHAnsi" w:eastAsiaTheme="minorHAnsi" w:hAnsiTheme="majorHAnsi" w:cstheme="majorHAnsi"/>
      <w:i/>
      <w:color w:val="000000" w:themeColor="text1"/>
      <w:sz w:val="16"/>
      <w:szCs w:val="16"/>
      <w:lang w:eastAsia="en-US"/>
    </w:rPr>
  </w:style>
  <w:style w:type="character" w:styleId="EndnoteReference">
    <w:name w:val="endnote reference"/>
    <w:semiHidden/>
    <w:rsid w:val="005B22AB"/>
    <w:rPr>
      <w:vertAlign w:val="superscript"/>
      <w:lang w:val="en-GB"/>
    </w:rPr>
  </w:style>
  <w:style w:type="paragraph" w:customStyle="1" w:styleId="TableTitle1">
    <w:name w:val="Table Title 1"/>
    <w:basedOn w:val="Normal"/>
    <w:rsid w:val="005B22AB"/>
    <w:pPr>
      <w:adjustRightInd w:val="0"/>
      <w:spacing w:before="40" w:after="40" w:line="200" w:lineRule="atLeast"/>
    </w:pPr>
    <w:rPr>
      <w:rFonts w:ascii="Verdana" w:eastAsia="MS Mincho" w:hAnsi="Verdana" w:cs="Times New Roman"/>
      <w:b/>
      <w:color w:val="0060A9"/>
      <w:kern w:val="16"/>
      <w:sz w:val="18"/>
      <w:lang w:val="en-US" w:eastAsia="zh-CN"/>
    </w:rPr>
  </w:style>
  <w:style w:type="character" w:customStyle="1" w:styleId="TableTextCharChar">
    <w:name w:val="Table Text Char Char"/>
    <w:link w:val="TableText"/>
    <w:rsid w:val="00B0042D"/>
    <w:rPr>
      <w:rFonts w:ascii="Verdana" w:eastAsia="MS Mincho" w:hAnsi="Verdana"/>
      <w:color w:val="6F6E6F"/>
      <w:kern w:val="16"/>
      <w:sz w:val="18"/>
      <w:lang w:val="en-US" w:eastAsia="ja-JP"/>
    </w:rPr>
  </w:style>
  <w:style w:type="paragraph" w:customStyle="1" w:styleId="TableText">
    <w:name w:val="Table Text"/>
    <w:basedOn w:val="BodyText"/>
    <w:link w:val="TableTextCharChar"/>
    <w:rsid w:val="00B0042D"/>
    <w:pPr>
      <w:adjustRightInd w:val="0"/>
      <w:spacing w:before="40" w:after="40" w:line="200" w:lineRule="atLeast"/>
    </w:pPr>
    <w:rPr>
      <w:rFonts w:ascii="Verdana" w:eastAsia="MS Mincho" w:hAnsi="Verdana"/>
      <w:color w:val="6F6E6F"/>
      <w:kern w:val="16"/>
      <w:sz w:val="18"/>
      <w:szCs w:val="22"/>
      <w:lang w:val="en-US" w:eastAsia="ja-JP"/>
    </w:rPr>
  </w:style>
  <w:style w:type="paragraph" w:styleId="BodyText">
    <w:name w:val="Body Text"/>
    <w:basedOn w:val="Normal"/>
    <w:link w:val="BodyTextChar"/>
    <w:uiPriority w:val="99"/>
    <w:unhideWhenUsed/>
    <w:rsid w:val="00B0042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B0042D"/>
    <w:rPr>
      <w:rFonts w:eastAsiaTheme="minorHAnsi"/>
      <w:color w:val="000000" w:themeColor="text1"/>
      <w:sz w:val="20"/>
      <w:szCs w:val="20"/>
      <w:lang w:eastAsia="en-US"/>
    </w:rPr>
  </w:style>
  <w:style w:type="character" w:styleId="CommentReference">
    <w:name w:val="annotation reference"/>
    <w:semiHidden/>
    <w:rsid w:val="000F4CE6"/>
    <w:rPr>
      <w:rFonts w:ascii="Arial" w:hAnsi="Arial"/>
      <w:kern w:val="0"/>
      <w:sz w:val="16"/>
      <w:szCs w:val="16"/>
      <w:lang w:val="en-GB"/>
    </w:rPr>
  </w:style>
  <w:style w:type="paragraph" w:styleId="CommentText">
    <w:name w:val="annotation text"/>
    <w:basedOn w:val="Normal"/>
    <w:link w:val="CommentTextChar"/>
    <w:semiHidden/>
    <w:rsid w:val="000F4CE6"/>
    <w:pPr>
      <w:adjustRightInd w:val="0"/>
      <w:spacing w:before="180" w:after="180" w:line="240" w:lineRule="atLeast"/>
    </w:pPr>
    <w:rPr>
      <w:rFonts w:ascii="Arial" w:eastAsia="MS Mincho" w:hAnsi="Arial" w:cs="Times New Roman"/>
      <w:color w:val="6F6E6F"/>
      <w:kern w:val="16"/>
      <w:sz w:val="18"/>
      <w:lang w:val="en-US" w:eastAsia="ja-JP"/>
    </w:rPr>
  </w:style>
  <w:style w:type="character" w:customStyle="1" w:styleId="CommentTextChar">
    <w:name w:val="Comment Text Char"/>
    <w:basedOn w:val="DefaultParagraphFont"/>
    <w:link w:val="CommentText"/>
    <w:semiHidden/>
    <w:rsid w:val="000F4CE6"/>
    <w:rPr>
      <w:rFonts w:ascii="Arial" w:eastAsia="MS Mincho" w:hAnsi="Arial" w:cs="Times New Roman"/>
      <w:color w:val="6F6E6F"/>
      <w:kern w:val="16"/>
      <w:sz w:val="18"/>
      <w:szCs w:val="20"/>
      <w:lang w:val="en-US" w:eastAsia="ja-JP"/>
    </w:rPr>
  </w:style>
  <w:style w:type="paragraph" w:customStyle="1" w:styleId="TableBullet1">
    <w:name w:val="Table Bullet 1"/>
    <w:basedOn w:val="TableText"/>
    <w:rsid w:val="000F4CE6"/>
    <w:pPr>
      <w:numPr>
        <w:numId w:val="14"/>
      </w:numPr>
      <w:spacing w:line="240" w:lineRule="auto"/>
      <w:contextualSpacing/>
    </w:pPr>
    <w:rPr>
      <w:rFonts w:cs="Times New Roman"/>
      <w:sz w:val="16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27B20"/>
    <w:pPr>
      <w:spacing w:after="100"/>
      <w:ind w:left="6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86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oleObject" Target="embeddings/Microsoft_Excel_97-2003_Worksheet2.xls"/><Relationship Id="rId25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4.bin"/><Relationship Id="rId5" Type="http://schemas.openxmlformats.org/officeDocument/2006/relationships/settings" Target="settings.xml"/><Relationship Id="rId15" Type="http://schemas.openxmlformats.org/officeDocument/2006/relationships/oleObject" Target="embeddings/Microsoft_Excel_97-2003_Worksheet1.xls"/><Relationship Id="rId23" Type="http://schemas.openxmlformats.org/officeDocument/2006/relationships/oleObject" Target="embeddings/oleObject3.bin"/><Relationship Id="rId10" Type="http://schemas.openxmlformats.org/officeDocument/2006/relationships/image" Target="media/image2.png"/><Relationship Id="rId19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403EEC-CFF7-4704-8F4C-8D2B78D91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1092</Words>
  <Characters>6225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External Fund Order Workflow &amp; Adapter  for RBC GFP</vt:lpstr>
    </vt:vector>
  </TitlesOfParts>
  <Company>Misys</Company>
  <LinksUpToDate>false</LinksUpToDate>
  <CharactersWithSpaces>7303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External Fund Order Workflow &amp; Adapter  for RBC GFP</dc:title>
  <dc:subject>FusionInvest Toolkit</dc:subject>
  <dc:creator>Su, Yuanjia</dc:creator>
  <cp:lastModifiedBy>Su, Yuanjia</cp:lastModifiedBy>
  <cp:revision>2</cp:revision>
  <dcterms:created xsi:type="dcterms:W3CDTF">2017-08-01T15:27:00Z</dcterms:created>
  <dcterms:modified xsi:type="dcterms:W3CDTF">2017-08-01T15:27:00Z</dcterms:modified>
</cp:coreProperties>
</file>