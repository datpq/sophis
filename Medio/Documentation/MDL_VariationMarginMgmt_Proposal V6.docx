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cstheme="minorBidi"/>
          <w:szCs w:val="22"/>
          <w:lang w:val="en-GB"/>
        </w:rPr>
        <w:id w:val="-84312233"/>
        <w:docPartObj>
          <w:docPartGallery w:val="Cover Pages"/>
          <w:docPartUnique/>
        </w:docPartObj>
      </w:sdtPr>
      <w:sdtEndPr>
        <w:rPr>
          <w:szCs w:val="20"/>
        </w:rPr>
      </w:sdtEndPr>
      <w:sdtContent>
        <w:p w14:paraId="3AE563FB" w14:textId="77777777" w:rsidR="008905CA" w:rsidRPr="00B64A6D" w:rsidRDefault="00067C78" w:rsidP="0078701A">
          <w:pPr>
            <w:pStyle w:val="MisysTextBody"/>
          </w:pPr>
          <w:r w:rsidRPr="00B64A6D">
            <w:rPr>
              <w:noProof/>
            </w:rPr>
            <w:drawing>
              <wp:anchor distT="0" distB="0" distL="114300" distR="114300" simplePos="0" relativeHeight="251665408" behindDoc="1" locked="0" layoutInCell="1" allowOverlap="1" wp14:anchorId="124EEE56" wp14:editId="791A1302">
                <wp:simplePos x="0" y="0"/>
                <wp:positionH relativeFrom="page">
                  <wp:posOffset>363855</wp:posOffset>
                </wp:positionH>
                <wp:positionV relativeFrom="topMargin">
                  <wp:posOffset>363855</wp:posOffset>
                </wp:positionV>
                <wp:extent cx="2444400" cy="381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ysLogo_192pp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4400" cy="381600"/>
                        </a:xfrm>
                        <a:prstGeom prst="rect">
                          <a:avLst/>
                        </a:prstGeom>
                      </pic:spPr>
                    </pic:pic>
                  </a:graphicData>
                </a:graphic>
                <wp14:sizeRelH relativeFrom="margin">
                  <wp14:pctWidth>0</wp14:pctWidth>
                </wp14:sizeRelH>
                <wp14:sizeRelV relativeFrom="margin">
                  <wp14:pctHeight>0</wp14:pctHeight>
                </wp14:sizeRelV>
              </wp:anchor>
            </w:drawing>
          </w:r>
          <w:r w:rsidRPr="00B64A6D">
            <w:rPr>
              <w:noProof/>
            </w:rPr>
            <w:drawing>
              <wp:anchor distT="0" distB="0" distL="114300" distR="114300" simplePos="0" relativeHeight="251658239" behindDoc="1" locked="0" layoutInCell="1" allowOverlap="1" wp14:anchorId="785835A6" wp14:editId="6B0F204E">
                <wp:simplePos x="0" y="0"/>
                <wp:positionH relativeFrom="page">
                  <wp:align>left</wp:align>
                </wp:positionH>
                <wp:positionV relativeFrom="page">
                  <wp:align>top</wp:align>
                </wp:positionV>
                <wp:extent cx="7560000" cy="10692000"/>
                <wp:effectExtent l="0" t="0" r="952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v3_Misys-Colour_Corporate_A4_96ppi.png"/>
                        <pic:cNvPicPr/>
                      </pic:nvPicPr>
                      <pic:blipFill>
                        <a:blip r:embed="rId10">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Y="2881"/>
            <w:tblW w:w="4000" w:type="pct"/>
            <w:tblBorders>
              <w:left w:val="single" w:sz="12" w:space="0" w:color="27AFA3" w:themeColor="accent1"/>
            </w:tblBorders>
            <w:tblCellMar>
              <w:left w:w="144" w:type="dxa"/>
              <w:right w:w="115" w:type="dxa"/>
            </w:tblCellMar>
            <w:tblLook w:val="04A0" w:firstRow="1" w:lastRow="0" w:firstColumn="1" w:lastColumn="0" w:noHBand="0" w:noVBand="1"/>
          </w:tblPr>
          <w:tblGrid>
            <w:gridCol w:w="5896"/>
          </w:tblGrid>
          <w:tr w:rsidR="008905CA" w:rsidRPr="00B64A6D" w14:paraId="6FD9E6DE" w14:textId="77777777" w:rsidTr="004F4426">
            <w:tc>
              <w:tcPr>
                <w:tcW w:w="7672" w:type="dxa"/>
                <w:tcBorders>
                  <w:left w:val="nil"/>
                  <w:bottom w:val="dotted" w:sz="8" w:space="0" w:color="313131" w:themeColor="text1"/>
                </w:tcBorders>
                <w:tcMar>
                  <w:top w:w="216" w:type="dxa"/>
                  <w:left w:w="115" w:type="dxa"/>
                  <w:bottom w:w="216" w:type="dxa"/>
                  <w:right w:w="115" w:type="dxa"/>
                </w:tcMar>
              </w:tcPr>
              <w:p w14:paraId="0D397212" w14:textId="42458E11" w:rsidR="008905CA" w:rsidRPr="00B64A6D" w:rsidRDefault="00A41F00" w:rsidP="00811B2C">
                <w:pPr>
                  <w:pStyle w:val="MisysCoverFamilyProductname"/>
                  <w:framePr w:hSpace="0" w:wrap="auto" w:hAnchor="text" w:yAlign="inline"/>
                  <w:rPr>
                    <w:lang w:val="en-US"/>
                  </w:rPr>
                </w:pPr>
                <w:sdt>
                  <w:sdtPr>
                    <w:rPr>
                      <w:lang w:val="en-US"/>
                    </w:rPr>
                    <w:alias w:val="Family"/>
                    <w:tag w:val="Family name"/>
                    <w:id w:val="13406915"/>
                    <w:dataBinding w:prefixMappings="xmlns:ns0='http://schemas.openxmlformats.org/officeDocument/2006/extended-properties'" w:xpath="/ns0:Properties[1]/ns0:Company[1]" w:storeItemID="{6668398D-A668-4E3E-A5EB-62B293D839F1}"/>
                    <w:text/>
                  </w:sdtPr>
                  <w:sdtContent>
                    <w:r w:rsidR="00811B2C" w:rsidRPr="00B64A6D">
                      <w:rPr>
                        <w:lang w:val="en-US"/>
                      </w:rPr>
                      <w:t>FusionInvest 7.1.3</w:t>
                    </w:r>
                  </w:sdtContent>
                </w:sdt>
              </w:p>
            </w:tc>
          </w:tr>
          <w:tr w:rsidR="008905CA" w:rsidRPr="00B64A6D" w14:paraId="1F4BFCBE" w14:textId="77777777" w:rsidTr="004F4426">
            <w:tc>
              <w:tcPr>
                <w:tcW w:w="7672" w:type="dxa"/>
                <w:tcBorders>
                  <w:top w:val="dotted" w:sz="8" w:space="0" w:color="313131" w:themeColor="text1"/>
                  <w:left w:val="nil"/>
                </w:tcBorders>
                <w:tcMar>
                  <w:top w:w="170" w:type="dxa"/>
                </w:tcMar>
              </w:tcPr>
              <w:sdt>
                <w:sdtPr>
                  <w:rPr>
                    <w:lang w:val="en-US"/>
                  </w:rPr>
                  <w:alias w:val="Title"/>
                  <w:tag w:val="Title"/>
                  <w:id w:val="13406919"/>
                  <w:dataBinding w:prefixMappings="xmlns:ns0='http://schemas.openxmlformats.org/package/2006/metadata/core-properties' xmlns:ns1='http://purl.org/dc/elements/1.1/'" w:xpath="/ns0:coreProperties[1]/ns1:title[1]" w:storeItemID="{6C3C8BC8-F283-45AE-878A-BAB7291924A1}"/>
                  <w:text/>
                </w:sdtPr>
                <w:sdtContent>
                  <w:p w14:paraId="157AB3AF" w14:textId="77777777" w:rsidR="008905CA" w:rsidRPr="00B64A6D" w:rsidRDefault="00811B2C" w:rsidP="00811B2C">
                    <w:pPr>
                      <w:pStyle w:val="MisysCoverTitle"/>
                      <w:framePr w:hSpace="0" w:wrap="auto" w:hAnchor="text" w:xAlign="left" w:yAlign="inline"/>
                      <w:rPr>
                        <w:lang w:val="en-US"/>
                      </w:rPr>
                    </w:pPr>
                    <w:r w:rsidRPr="00B64A6D">
                      <w:rPr>
                        <w:lang w:val="en-US"/>
                      </w:rPr>
                      <w:t>Management of Variation Margin for Listed Futures and Options</w:t>
                    </w:r>
                  </w:p>
                </w:sdtContent>
              </w:sdt>
            </w:tc>
          </w:tr>
          <w:tr w:rsidR="008905CA" w:rsidRPr="00B64A6D" w14:paraId="4A3FBF66" w14:textId="77777777" w:rsidTr="004F4426">
            <w:sdt>
              <w:sdtPr>
                <w:rPr>
                  <w:lang w:val="en-US"/>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Borders>
                      <w:left w:val="nil"/>
                    </w:tcBorders>
                    <w:tcMar>
                      <w:top w:w="216" w:type="dxa"/>
                      <w:left w:w="115" w:type="dxa"/>
                      <w:bottom w:w="216" w:type="dxa"/>
                      <w:right w:w="115" w:type="dxa"/>
                    </w:tcMar>
                  </w:tcPr>
                  <w:p w14:paraId="412BD965" w14:textId="77777777" w:rsidR="008905CA" w:rsidRPr="00B64A6D" w:rsidRDefault="00811B2C" w:rsidP="00811B2C">
                    <w:pPr>
                      <w:pStyle w:val="MisysCoverSubTitle"/>
                      <w:framePr w:hSpace="0" w:wrap="auto" w:hAnchor="text" w:xAlign="left" w:yAlign="inline"/>
                      <w:rPr>
                        <w:lang w:val="en-US"/>
                      </w:rPr>
                    </w:pPr>
                    <w:r w:rsidRPr="00B64A6D">
                      <w:rPr>
                        <w:lang w:val="en-US"/>
                      </w:rPr>
                      <w:t>As prepared for Mediolanum</w:t>
                    </w:r>
                  </w:p>
                </w:tc>
              </w:sdtContent>
            </w:sdt>
          </w:tr>
        </w:tbl>
        <w:tbl>
          <w:tblPr>
            <w:tblpPr w:leftFromText="187" w:rightFromText="187" w:horzAnchor="margin" w:tblpYSpec="bottom"/>
            <w:tblW w:w="3857" w:type="pct"/>
            <w:tblLook w:val="04A0" w:firstRow="1" w:lastRow="0" w:firstColumn="1" w:lastColumn="0" w:noHBand="0" w:noVBand="1"/>
          </w:tblPr>
          <w:tblGrid>
            <w:gridCol w:w="5685"/>
          </w:tblGrid>
          <w:tr w:rsidR="008905CA" w:rsidRPr="00B64A6D" w14:paraId="1A12C231" w14:textId="77777777" w:rsidTr="004F4426">
            <w:tc>
              <w:tcPr>
                <w:tcW w:w="7221" w:type="dxa"/>
                <w:tcMar>
                  <w:top w:w="216" w:type="dxa"/>
                  <w:left w:w="115" w:type="dxa"/>
                  <w:bottom w:w="216" w:type="dxa"/>
                  <w:right w:w="115" w:type="dxa"/>
                </w:tcMar>
              </w:tcPr>
              <w:sdt>
                <w:sdt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0A9E7F61" w14:textId="77777777" w:rsidR="008905CA" w:rsidRPr="00B64A6D" w:rsidRDefault="00811B2C" w:rsidP="0078701A">
                    <w:pPr>
                      <w:pStyle w:val="NoSpacing"/>
                    </w:pPr>
                    <w:r w:rsidRPr="00B64A6D">
                      <w:t>Mac Aodha, Sean</w:t>
                    </w:r>
                  </w:p>
                </w:sdtContent>
              </w:sdt>
              <w:sdt>
                <w:sdtPr>
                  <w:alias w:val="Date"/>
                  <w:tag w:val="Date"/>
                  <w:id w:val="13406932"/>
                  <w:dataBinding w:prefixMappings="xmlns:ns0='http://schemas.microsoft.com/office/2006/coverPageProps'" w:xpath="/ns0:CoverPageProperties[1]/ns0:PublishDate[1]" w:storeItemID="{55AF091B-3C7A-41E3-B477-F2FDAA23CFDA}"/>
                  <w:date w:fullDate="2016-09-09T00:00:00Z">
                    <w:dateFormat w:val="d MMMM yyyy"/>
                    <w:lid w:val="en-US"/>
                    <w:storeMappedDataAs w:val="dateTime"/>
                    <w:calendar w:val="gregorian"/>
                  </w:date>
                </w:sdtPr>
                <w:sdtContent>
                  <w:p w14:paraId="7D895F1C" w14:textId="77777777" w:rsidR="008905CA" w:rsidRPr="00B64A6D" w:rsidRDefault="00811B2C" w:rsidP="0078701A">
                    <w:pPr>
                      <w:pStyle w:val="NoSpacing"/>
                    </w:pPr>
                    <w:r w:rsidRPr="00B64A6D">
                      <w:t>9 September 2016</w:t>
                    </w:r>
                  </w:p>
                </w:sdtContent>
              </w:sdt>
            </w:tc>
          </w:tr>
        </w:tbl>
        <w:p w14:paraId="5CB07F95" w14:textId="77777777" w:rsidR="00744D3F" w:rsidRPr="00B64A6D" w:rsidRDefault="004C4813" w:rsidP="0078701A">
          <w:pPr>
            <w:pStyle w:val="MisysTextBody"/>
          </w:pPr>
          <w:r w:rsidRPr="00B64A6D">
            <w:rPr>
              <w:noProof/>
            </w:rPr>
            <w:drawing>
              <wp:anchor distT="0" distB="0" distL="114300" distR="114300" simplePos="0" relativeHeight="251660288" behindDoc="1" locked="0" layoutInCell="1" allowOverlap="1" wp14:anchorId="3E574C0B" wp14:editId="360D17A4">
                <wp:simplePos x="0" y="0"/>
                <wp:positionH relativeFrom="page">
                  <wp:posOffset>5943600</wp:posOffset>
                </wp:positionH>
                <wp:positionV relativeFrom="page">
                  <wp:posOffset>9355455</wp:posOffset>
                </wp:positionV>
                <wp:extent cx="1620000" cy="13398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nectiveIntelligence_384ppi.png"/>
                        <pic:cNvPicPr/>
                      </pic:nvPicPr>
                      <pic:blipFill>
                        <a:blip r:embed="rId11">
                          <a:extLst>
                            <a:ext uri="{28A0092B-C50C-407E-A947-70E740481C1C}">
                              <a14:useLocalDpi xmlns:a14="http://schemas.microsoft.com/office/drawing/2010/main" val="0"/>
                            </a:ext>
                          </a:extLst>
                        </a:blip>
                        <a:stretch>
                          <a:fillRect/>
                        </a:stretch>
                      </pic:blipFill>
                      <pic:spPr>
                        <a:xfrm>
                          <a:off x="0" y="0"/>
                          <a:ext cx="1620000" cy="1339850"/>
                        </a:xfrm>
                        <a:prstGeom prst="rect">
                          <a:avLst/>
                        </a:prstGeom>
                      </pic:spPr>
                    </pic:pic>
                  </a:graphicData>
                </a:graphic>
                <wp14:sizeRelH relativeFrom="margin">
                  <wp14:pctWidth>0</wp14:pctWidth>
                </wp14:sizeRelH>
                <wp14:sizeRelV relativeFrom="margin">
                  <wp14:pctHeight>0</wp14:pctHeight>
                </wp14:sizeRelV>
              </wp:anchor>
            </w:drawing>
          </w:r>
          <w:r w:rsidR="008905CA" w:rsidRPr="00B64A6D">
            <w:br w:type="page"/>
          </w:r>
        </w:p>
        <w:sdt>
          <w:sdtPr>
            <w:rPr>
              <w:rFonts w:ascii="Calibri" w:hAnsi="Calibri" w:cstheme="minorBidi"/>
              <w:bCs w:val="0"/>
              <w:color w:val="313131" w:themeColor="text1"/>
              <w:sz w:val="22"/>
              <w:szCs w:val="22"/>
              <w:lang w:val="en-US"/>
            </w:rPr>
            <w:id w:val="-1973128341"/>
            <w:docPartObj>
              <w:docPartGallery w:val="Table of Contents"/>
              <w:docPartUnique/>
            </w:docPartObj>
          </w:sdtPr>
          <w:sdtEndPr>
            <w:rPr>
              <w:rFonts w:asciiTheme="minorHAnsi" w:hAnsiTheme="minorHAnsi"/>
              <w:sz w:val="20"/>
              <w:szCs w:val="20"/>
            </w:rPr>
          </w:sdtEndPr>
          <w:sdtContent>
            <w:p w14:paraId="7A1B504A" w14:textId="77777777" w:rsidR="00AF2848" w:rsidRPr="00B64A6D" w:rsidRDefault="00AF2848" w:rsidP="00102E99">
              <w:pPr>
                <w:pStyle w:val="TOCHeading"/>
                <w:rPr>
                  <w:lang w:val="en-US"/>
                </w:rPr>
              </w:pPr>
              <w:r w:rsidRPr="00B64A6D">
                <w:rPr>
                  <w:lang w:val="en-US"/>
                </w:rPr>
                <w:t>Contents</w:t>
              </w:r>
            </w:p>
            <w:p w14:paraId="04E42CEF" w14:textId="77777777" w:rsidR="00DE5C99" w:rsidRDefault="007D0E6D">
              <w:pPr>
                <w:pStyle w:val="TOC1"/>
                <w:rPr>
                  <w:rFonts w:asciiTheme="minorHAnsi" w:eastAsiaTheme="minorEastAsia" w:hAnsiTheme="minorHAnsi" w:cstheme="minorBidi"/>
                  <w:b w:val="0"/>
                  <w:noProof/>
                  <w:color w:val="auto"/>
                  <w:sz w:val="22"/>
                  <w:szCs w:val="22"/>
                </w:rPr>
              </w:pPr>
              <w:r w:rsidRPr="00B64A6D">
                <w:fldChar w:fldCharType="begin"/>
              </w:r>
              <w:r w:rsidRPr="00B64A6D">
                <w:instrText xml:space="preserve"> TOC \o "1-4" \h \z \t "Misys Text: Sub Head Lv1,3,Misys Text: Sub Head Lv2,4,Misys Section Heading Lv1,1,Misys Section Heading Lv2,2" </w:instrText>
              </w:r>
              <w:r w:rsidRPr="00B64A6D">
                <w:fldChar w:fldCharType="separate"/>
              </w:r>
              <w:hyperlink w:anchor="_Toc470168184" w:history="1">
                <w:r w:rsidR="00DE5C99" w:rsidRPr="00537038">
                  <w:rPr>
                    <w:rStyle w:val="Hyperlink"/>
                    <w:noProof/>
                  </w:rPr>
                  <w:t>Document Control</w:t>
                </w:r>
                <w:r w:rsidR="00DE5C99">
                  <w:rPr>
                    <w:noProof/>
                    <w:webHidden/>
                  </w:rPr>
                  <w:tab/>
                </w:r>
                <w:r w:rsidR="00DE5C99">
                  <w:rPr>
                    <w:noProof/>
                    <w:webHidden/>
                  </w:rPr>
                  <w:fldChar w:fldCharType="begin"/>
                </w:r>
                <w:r w:rsidR="00DE5C99">
                  <w:rPr>
                    <w:noProof/>
                    <w:webHidden/>
                  </w:rPr>
                  <w:instrText xml:space="preserve"> PAGEREF _Toc470168184 \h </w:instrText>
                </w:r>
                <w:r w:rsidR="00DE5C99">
                  <w:rPr>
                    <w:noProof/>
                    <w:webHidden/>
                  </w:rPr>
                </w:r>
                <w:r w:rsidR="00DE5C99">
                  <w:rPr>
                    <w:noProof/>
                    <w:webHidden/>
                  </w:rPr>
                  <w:fldChar w:fldCharType="separate"/>
                </w:r>
                <w:r w:rsidR="00BD1D4E">
                  <w:rPr>
                    <w:noProof/>
                    <w:webHidden/>
                  </w:rPr>
                  <w:t>3</w:t>
                </w:r>
                <w:r w:rsidR="00DE5C99">
                  <w:rPr>
                    <w:noProof/>
                    <w:webHidden/>
                  </w:rPr>
                  <w:fldChar w:fldCharType="end"/>
                </w:r>
              </w:hyperlink>
            </w:p>
            <w:p w14:paraId="409C7EA7" w14:textId="77777777" w:rsidR="00DE5C99" w:rsidRDefault="00A41F00">
              <w:pPr>
                <w:pStyle w:val="TOC2"/>
                <w:rPr>
                  <w:rFonts w:asciiTheme="minorHAnsi" w:eastAsiaTheme="minorEastAsia" w:hAnsiTheme="minorHAnsi" w:cstheme="minorBidi"/>
                  <w:noProof/>
                  <w:color w:val="auto"/>
                  <w:sz w:val="22"/>
                  <w:szCs w:val="22"/>
                </w:rPr>
              </w:pPr>
              <w:hyperlink w:anchor="_Toc470168185" w:history="1">
                <w:r w:rsidR="00DE5C99" w:rsidRPr="00537038">
                  <w:rPr>
                    <w:rStyle w:val="Hyperlink"/>
                    <w:noProof/>
                  </w:rPr>
                  <w:t>Purpose</w:t>
                </w:r>
                <w:r w:rsidR="00DE5C99">
                  <w:rPr>
                    <w:noProof/>
                    <w:webHidden/>
                  </w:rPr>
                  <w:tab/>
                </w:r>
                <w:r w:rsidR="00DE5C99">
                  <w:rPr>
                    <w:noProof/>
                    <w:webHidden/>
                  </w:rPr>
                  <w:fldChar w:fldCharType="begin"/>
                </w:r>
                <w:r w:rsidR="00DE5C99">
                  <w:rPr>
                    <w:noProof/>
                    <w:webHidden/>
                  </w:rPr>
                  <w:instrText xml:space="preserve"> PAGEREF _Toc470168185 \h </w:instrText>
                </w:r>
                <w:r w:rsidR="00DE5C99">
                  <w:rPr>
                    <w:noProof/>
                    <w:webHidden/>
                  </w:rPr>
                </w:r>
                <w:r w:rsidR="00DE5C99">
                  <w:rPr>
                    <w:noProof/>
                    <w:webHidden/>
                  </w:rPr>
                  <w:fldChar w:fldCharType="separate"/>
                </w:r>
                <w:r w:rsidR="00BD1D4E">
                  <w:rPr>
                    <w:noProof/>
                    <w:webHidden/>
                  </w:rPr>
                  <w:t>3</w:t>
                </w:r>
                <w:r w:rsidR="00DE5C99">
                  <w:rPr>
                    <w:noProof/>
                    <w:webHidden/>
                  </w:rPr>
                  <w:fldChar w:fldCharType="end"/>
                </w:r>
              </w:hyperlink>
            </w:p>
            <w:p w14:paraId="4EB39E7D" w14:textId="77777777" w:rsidR="00DE5C99" w:rsidRDefault="00A41F00">
              <w:pPr>
                <w:pStyle w:val="TOC2"/>
                <w:rPr>
                  <w:rFonts w:asciiTheme="minorHAnsi" w:eastAsiaTheme="minorEastAsia" w:hAnsiTheme="minorHAnsi" w:cstheme="minorBidi"/>
                  <w:noProof/>
                  <w:color w:val="auto"/>
                  <w:sz w:val="22"/>
                  <w:szCs w:val="22"/>
                </w:rPr>
              </w:pPr>
              <w:hyperlink w:anchor="_Toc470168186" w:history="1">
                <w:r w:rsidR="00DE5C99" w:rsidRPr="00537038">
                  <w:rPr>
                    <w:rStyle w:val="Hyperlink"/>
                    <w:noProof/>
                  </w:rPr>
                  <w:t>Revision History</w:t>
                </w:r>
                <w:r w:rsidR="00DE5C99">
                  <w:rPr>
                    <w:noProof/>
                    <w:webHidden/>
                  </w:rPr>
                  <w:tab/>
                </w:r>
                <w:r w:rsidR="00DE5C99">
                  <w:rPr>
                    <w:noProof/>
                    <w:webHidden/>
                  </w:rPr>
                  <w:fldChar w:fldCharType="begin"/>
                </w:r>
                <w:r w:rsidR="00DE5C99">
                  <w:rPr>
                    <w:noProof/>
                    <w:webHidden/>
                  </w:rPr>
                  <w:instrText xml:space="preserve"> PAGEREF _Toc470168186 \h </w:instrText>
                </w:r>
                <w:r w:rsidR="00DE5C99">
                  <w:rPr>
                    <w:noProof/>
                    <w:webHidden/>
                  </w:rPr>
                </w:r>
                <w:r w:rsidR="00DE5C99">
                  <w:rPr>
                    <w:noProof/>
                    <w:webHidden/>
                  </w:rPr>
                  <w:fldChar w:fldCharType="separate"/>
                </w:r>
                <w:r w:rsidR="00BD1D4E">
                  <w:rPr>
                    <w:noProof/>
                    <w:webHidden/>
                  </w:rPr>
                  <w:t>3</w:t>
                </w:r>
                <w:r w:rsidR="00DE5C99">
                  <w:rPr>
                    <w:noProof/>
                    <w:webHidden/>
                  </w:rPr>
                  <w:fldChar w:fldCharType="end"/>
                </w:r>
              </w:hyperlink>
            </w:p>
            <w:p w14:paraId="5BD408BC" w14:textId="77777777" w:rsidR="00DE5C99" w:rsidRDefault="00A41F00">
              <w:pPr>
                <w:pStyle w:val="TOC1"/>
                <w:rPr>
                  <w:rFonts w:asciiTheme="minorHAnsi" w:eastAsiaTheme="minorEastAsia" w:hAnsiTheme="minorHAnsi" w:cstheme="minorBidi"/>
                  <w:b w:val="0"/>
                  <w:noProof/>
                  <w:color w:val="auto"/>
                  <w:sz w:val="22"/>
                  <w:szCs w:val="22"/>
                </w:rPr>
              </w:pPr>
              <w:hyperlink w:anchor="_Toc470168187" w:history="1">
                <w:r w:rsidR="00DE5C99" w:rsidRPr="00537038">
                  <w:rPr>
                    <w:rStyle w:val="Hyperlink"/>
                    <w:noProof/>
                  </w:rPr>
                  <w:t>Overview</w:t>
                </w:r>
                <w:r w:rsidR="00DE5C99">
                  <w:rPr>
                    <w:noProof/>
                    <w:webHidden/>
                  </w:rPr>
                  <w:tab/>
                </w:r>
                <w:r w:rsidR="00DE5C99">
                  <w:rPr>
                    <w:noProof/>
                    <w:webHidden/>
                  </w:rPr>
                  <w:fldChar w:fldCharType="begin"/>
                </w:r>
                <w:r w:rsidR="00DE5C99">
                  <w:rPr>
                    <w:noProof/>
                    <w:webHidden/>
                  </w:rPr>
                  <w:instrText xml:space="preserve"> PAGEREF _Toc470168187 \h </w:instrText>
                </w:r>
                <w:r w:rsidR="00DE5C99">
                  <w:rPr>
                    <w:noProof/>
                    <w:webHidden/>
                  </w:rPr>
                </w:r>
                <w:r w:rsidR="00DE5C99">
                  <w:rPr>
                    <w:noProof/>
                    <w:webHidden/>
                  </w:rPr>
                  <w:fldChar w:fldCharType="separate"/>
                </w:r>
                <w:r w:rsidR="00BD1D4E">
                  <w:rPr>
                    <w:noProof/>
                    <w:webHidden/>
                  </w:rPr>
                  <w:t>4</w:t>
                </w:r>
                <w:r w:rsidR="00DE5C99">
                  <w:rPr>
                    <w:noProof/>
                    <w:webHidden/>
                  </w:rPr>
                  <w:fldChar w:fldCharType="end"/>
                </w:r>
              </w:hyperlink>
            </w:p>
            <w:p w14:paraId="706000A4" w14:textId="77777777" w:rsidR="00DE5C99" w:rsidRDefault="00A41F00">
              <w:pPr>
                <w:pStyle w:val="TOC2"/>
                <w:rPr>
                  <w:rFonts w:asciiTheme="minorHAnsi" w:eastAsiaTheme="minorEastAsia" w:hAnsiTheme="minorHAnsi" w:cstheme="minorBidi"/>
                  <w:noProof/>
                  <w:color w:val="auto"/>
                  <w:sz w:val="22"/>
                  <w:szCs w:val="22"/>
                </w:rPr>
              </w:pPr>
              <w:hyperlink w:anchor="_Toc470168188" w:history="1">
                <w:r w:rsidR="00DE5C99" w:rsidRPr="00537038">
                  <w:rPr>
                    <w:rStyle w:val="Hyperlink"/>
                    <w:noProof/>
                  </w:rPr>
                  <w:t>Business Requirement</w:t>
                </w:r>
                <w:r w:rsidR="00DE5C99">
                  <w:rPr>
                    <w:noProof/>
                    <w:webHidden/>
                  </w:rPr>
                  <w:tab/>
                </w:r>
                <w:r w:rsidR="00DE5C99">
                  <w:rPr>
                    <w:noProof/>
                    <w:webHidden/>
                  </w:rPr>
                  <w:fldChar w:fldCharType="begin"/>
                </w:r>
                <w:r w:rsidR="00DE5C99">
                  <w:rPr>
                    <w:noProof/>
                    <w:webHidden/>
                  </w:rPr>
                  <w:instrText xml:space="preserve"> PAGEREF _Toc470168188 \h </w:instrText>
                </w:r>
                <w:r w:rsidR="00DE5C99">
                  <w:rPr>
                    <w:noProof/>
                    <w:webHidden/>
                  </w:rPr>
                </w:r>
                <w:r w:rsidR="00DE5C99">
                  <w:rPr>
                    <w:noProof/>
                    <w:webHidden/>
                  </w:rPr>
                  <w:fldChar w:fldCharType="separate"/>
                </w:r>
                <w:r w:rsidR="00BD1D4E">
                  <w:rPr>
                    <w:noProof/>
                    <w:webHidden/>
                  </w:rPr>
                  <w:t>4</w:t>
                </w:r>
                <w:r w:rsidR="00DE5C99">
                  <w:rPr>
                    <w:noProof/>
                    <w:webHidden/>
                  </w:rPr>
                  <w:fldChar w:fldCharType="end"/>
                </w:r>
              </w:hyperlink>
            </w:p>
            <w:p w14:paraId="2E058672" w14:textId="77777777" w:rsidR="00DE5C99" w:rsidRDefault="00A41F00">
              <w:pPr>
                <w:pStyle w:val="TOC2"/>
                <w:rPr>
                  <w:rFonts w:asciiTheme="minorHAnsi" w:eastAsiaTheme="minorEastAsia" w:hAnsiTheme="minorHAnsi" w:cstheme="minorBidi"/>
                  <w:noProof/>
                  <w:color w:val="auto"/>
                  <w:sz w:val="22"/>
                  <w:szCs w:val="22"/>
                </w:rPr>
              </w:pPr>
              <w:hyperlink w:anchor="_Toc470168189" w:history="1">
                <w:r w:rsidR="00DE5C99" w:rsidRPr="00537038">
                  <w:rPr>
                    <w:rStyle w:val="Hyperlink"/>
                    <w:noProof/>
                  </w:rPr>
                  <w:t>Implementation Approach</w:t>
                </w:r>
                <w:r w:rsidR="00DE5C99">
                  <w:rPr>
                    <w:noProof/>
                    <w:webHidden/>
                  </w:rPr>
                  <w:tab/>
                </w:r>
                <w:r w:rsidR="00DE5C99">
                  <w:rPr>
                    <w:noProof/>
                    <w:webHidden/>
                  </w:rPr>
                  <w:fldChar w:fldCharType="begin"/>
                </w:r>
                <w:r w:rsidR="00DE5C99">
                  <w:rPr>
                    <w:noProof/>
                    <w:webHidden/>
                  </w:rPr>
                  <w:instrText xml:space="preserve"> PAGEREF _Toc470168189 \h </w:instrText>
                </w:r>
                <w:r w:rsidR="00DE5C99">
                  <w:rPr>
                    <w:noProof/>
                    <w:webHidden/>
                  </w:rPr>
                </w:r>
                <w:r w:rsidR="00DE5C99">
                  <w:rPr>
                    <w:noProof/>
                    <w:webHidden/>
                  </w:rPr>
                  <w:fldChar w:fldCharType="separate"/>
                </w:r>
                <w:r w:rsidR="00BD1D4E">
                  <w:rPr>
                    <w:noProof/>
                    <w:webHidden/>
                  </w:rPr>
                  <w:t>4</w:t>
                </w:r>
                <w:r w:rsidR="00DE5C99">
                  <w:rPr>
                    <w:noProof/>
                    <w:webHidden/>
                  </w:rPr>
                  <w:fldChar w:fldCharType="end"/>
                </w:r>
              </w:hyperlink>
            </w:p>
            <w:p w14:paraId="2503886D" w14:textId="77777777" w:rsidR="00DE5C99" w:rsidRDefault="00A41F00">
              <w:pPr>
                <w:pStyle w:val="TOC2"/>
                <w:rPr>
                  <w:rFonts w:asciiTheme="minorHAnsi" w:eastAsiaTheme="minorEastAsia" w:hAnsiTheme="minorHAnsi" w:cstheme="minorBidi"/>
                  <w:noProof/>
                  <w:color w:val="auto"/>
                  <w:sz w:val="22"/>
                  <w:szCs w:val="22"/>
                </w:rPr>
              </w:pPr>
              <w:hyperlink w:anchor="_Toc470168190" w:history="1">
                <w:r w:rsidR="00DE5C99" w:rsidRPr="00537038">
                  <w:rPr>
                    <w:rStyle w:val="Hyperlink"/>
                    <w:noProof/>
                  </w:rPr>
                  <w:t>Process Flow Diagram</w:t>
                </w:r>
                <w:r w:rsidR="00DE5C99">
                  <w:rPr>
                    <w:noProof/>
                    <w:webHidden/>
                  </w:rPr>
                  <w:tab/>
                </w:r>
                <w:r w:rsidR="00DE5C99">
                  <w:rPr>
                    <w:noProof/>
                    <w:webHidden/>
                  </w:rPr>
                  <w:fldChar w:fldCharType="begin"/>
                </w:r>
                <w:r w:rsidR="00DE5C99">
                  <w:rPr>
                    <w:noProof/>
                    <w:webHidden/>
                  </w:rPr>
                  <w:instrText xml:space="preserve"> PAGEREF _Toc470168190 \h </w:instrText>
                </w:r>
                <w:r w:rsidR="00DE5C99">
                  <w:rPr>
                    <w:noProof/>
                    <w:webHidden/>
                  </w:rPr>
                </w:r>
                <w:r w:rsidR="00DE5C99">
                  <w:rPr>
                    <w:noProof/>
                    <w:webHidden/>
                  </w:rPr>
                  <w:fldChar w:fldCharType="separate"/>
                </w:r>
                <w:r w:rsidR="00BD1D4E">
                  <w:rPr>
                    <w:noProof/>
                    <w:webHidden/>
                  </w:rPr>
                  <w:t>5</w:t>
                </w:r>
                <w:r w:rsidR="00DE5C99">
                  <w:rPr>
                    <w:noProof/>
                    <w:webHidden/>
                  </w:rPr>
                  <w:fldChar w:fldCharType="end"/>
                </w:r>
              </w:hyperlink>
            </w:p>
            <w:p w14:paraId="13957C3E" w14:textId="77777777" w:rsidR="00DE5C99" w:rsidRDefault="00A41F00">
              <w:pPr>
                <w:pStyle w:val="TOC1"/>
                <w:rPr>
                  <w:rFonts w:asciiTheme="minorHAnsi" w:eastAsiaTheme="minorEastAsia" w:hAnsiTheme="minorHAnsi" w:cstheme="minorBidi"/>
                  <w:b w:val="0"/>
                  <w:noProof/>
                  <w:color w:val="auto"/>
                  <w:sz w:val="22"/>
                  <w:szCs w:val="22"/>
                </w:rPr>
              </w:pPr>
              <w:hyperlink w:anchor="_Toc470168191" w:history="1">
                <w:r w:rsidR="00DE5C99" w:rsidRPr="00537038">
                  <w:rPr>
                    <w:rStyle w:val="Hyperlink"/>
                    <w:noProof/>
                  </w:rPr>
                  <w:t>Variation Margin Support</w:t>
                </w:r>
                <w:r w:rsidR="00DE5C99">
                  <w:rPr>
                    <w:noProof/>
                    <w:webHidden/>
                  </w:rPr>
                  <w:tab/>
                </w:r>
                <w:r w:rsidR="00DE5C99">
                  <w:rPr>
                    <w:noProof/>
                    <w:webHidden/>
                  </w:rPr>
                  <w:fldChar w:fldCharType="begin"/>
                </w:r>
                <w:r w:rsidR="00DE5C99">
                  <w:rPr>
                    <w:noProof/>
                    <w:webHidden/>
                  </w:rPr>
                  <w:instrText xml:space="preserve"> PAGEREF _Toc470168191 \h </w:instrText>
                </w:r>
                <w:r w:rsidR="00DE5C99">
                  <w:rPr>
                    <w:noProof/>
                    <w:webHidden/>
                  </w:rPr>
                </w:r>
                <w:r w:rsidR="00DE5C99">
                  <w:rPr>
                    <w:noProof/>
                    <w:webHidden/>
                  </w:rPr>
                  <w:fldChar w:fldCharType="separate"/>
                </w:r>
                <w:r w:rsidR="00BD1D4E">
                  <w:rPr>
                    <w:noProof/>
                    <w:webHidden/>
                  </w:rPr>
                  <w:t>6</w:t>
                </w:r>
                <w:r w:rsidR="00DE5C99">
                  <w:rPr>
                    <w:noProof/>
                    <w:webHidden/>
                  </w:rPr>
                  <w:fldChar w:fldCharType="end"/>
                </w:r>
              </w:hyperlink>
            </w:p>
            <w:p w14:paraId="68CC044D" w14:textId="77777777" w:rsidR="00DE5C99" w:rsidRDefault="00A41F00">
              <w:pPr>
                <w:pStyle w:val="TOC2"/>
                <w:rPr>
                  <w:rFonts w:asciiTheme="minorHAnsi" w:eastAsiaTheme="minorEastAsia" w:hAnsiTheme="minorHAnsi" w:cstheme="minorBidi"/>
                  <w:noProof/>
                  <w:color w:val="auto"/>
                  <w:sz w:val="22"/>
                  <w:szCs w:val="22"/>
                </w:rPr>
              </w:pPr>
              <w:hyperlink w:anchor="_Toc470168192" w:history="1">
                <w:r w:rsidR="00DE5C99" w:rsidRPr="00537038">
                  <w:rPr>
                    <w:rStyle w:val="Hyperlink"/>
                    <w:noProof/>
                  </w:rPr>
                  <w:t>Listed Futures</w:t>
                </w:r>
                <w:r w:rsidR="00DE5C99">
                  <w:rPr>
                    <w:noProof/>
                    <w:webHidden/>
                  </w:rPr>
                  <w:tab/>
                </w:r>
                <w:r w:rsidR="00DE5C99">
                  <w:rPr>
                    <w:noProof/>
                    <w:webHidden/>
                  </w:rPr>
                  <w:fldChar w:fldCharType="begin"/>
                </w:r>
                <w:r w:rsidR="00DE5C99">
                  <w:rPr>
                    <w:noProof/>
                    <w:webHidden/>
                  </w:rPr>
                  <w:instrText xml:space="preserve"> PAGEREF _Toc470168192 \h </w:instrText>
                </w:r>
                <w:r w:rsidR="00DE5C99">
                  <w:rPr>
                    <w:noProof/>
                    <w:webHidden/>
                  </w:rPr>
                </w:r>
                <w:r w:rsidR="00DE5C99">
                  <w:rPr>
                    <w:noProof/>
                    <w:webHidden/>
                  </w:rPr>
                  <w:fldChar w:fldCharType="separate"/>
                </w:r>
                <w:r w:rsidR="00BD1D4E">
                  <w:rPr>
                    <w:noProof/>
                    <w:webHidden/>
                  </w:rPr>
                  <w:t>6</w:t>
                </w:r>
                <w:r w:rsidR="00DE5C99">
                  <w:rPr>
                    <w:noProof/>
                    <w:webHidden/>
                  </w:rPr>
                  <w:fldChar w:fldCharType="end"/>
                </w:r>
              </w:hyperlink>
            </w:p>
            <w:p w14:paraId="75CDFD7F" w14:textId="77777777" w:rsidR="00DE5C99" w:rsidRDefault="00A41F00">
              <w:pPr>
                <w:pStyle w:val="TOC2"/>
                <w:rPr>
                  <w:rFonts w:asciiTheme="minorHAnsi" w:eastAsiaTheme="minorEastAsia" w:hAnsiTheme="minorHAnsi" w:cstheme="minorBidi"/>
                  <w:noProof/>
                  <w:color w:val="auto"/>
                  <w:sz w:val="22"/>
                  <w:szCs w:val="22"/>
                </w:rPr>
              </w:pPr>
              <w:hyperlink w:anchor="_Toc470168193" w:history="1">
                <w:r w:rsidR="00DE5C99" w:rsidRPr="00537038">
                  <w:rPr>
                    <w:rStyle w:val="Hyperlink"/>
                    <w:noProof/>
                  </w:rPr>
                  <w:t>Listed Options</w:t>
                </w:r>
                <w:r w:rsidR="00DE5C99">
                  <w:rPr>
                    <w:noProof/>
                    <w:webHidden/>
                  </w:rPr>
                  <w:tab/>
                </w:r>
                <w:r w:rsidR="00DE5C99">
                  <w:rPr>
                    <w:noProof/>
                    <w:webHidden/>
                  </w:rPr>
                  <w:fldChar w:fldCharType="begin"/>
                </w:r>
                <w:r w:rsidR="00DE5C99">
                  <w:rPr>
                    <w:noProof/>
                    <w:webHidden/>
                  </w:rPr>
                  <w:instrText xml:space="preserve"> PAGEREF _Toc470168193 \h </w:instrText>
                </w:r>
                <w:r w:rsidR="00DE5C99">
                  <w:rPr>
                    <w:noProof/>
                    <w:webHidden/>
                  </w:rPr>
                </w:r>
                <w:r w:rsidR="00DE5C99">
                  <w:rPr>
                    <w:noProof/>
                    <w:webHidden/>
                  </w:rPr>
                  <w:fldChar w:fldCharType="separate"/>
                </w:r>
                <w:r w:rsidR="00BD1D4E">
                  <w:rPr>
                    <w:noProof/>
                    <w:webHidden/>
                  </w:rPr>
                  <w:t>6</w:t>
                </w:r>
                <w:r w:rsidR="00DE5C99">
                  <w:rPr>
                    <w:noProof/>
                    <w:webHidden/>
                  </w:rPr>
                  <w:fldChar w:fldCharType="end"/>
                </w:r>
              </w:hyperlink>
            </w:p>
            <w:p w14:paraId="7A82F72E" w14:textId="77777777" w:rsidR="00DE5C99" w:rsidRDefault="00A41F00">
              <w:pPr>
                <w:pStyle w:val="TOC2"/>
                <w:rPr>
                  <w:rFonts w:asciiTheme="minorHAnsi" w:eastAsiaTheme="minorEastAsia" w:hAnsiTheme="minorHAnsi" w:cstheme="minorBidi"/>
                  <w:noProof/>
                  <w:color w:val="auto"/>
                  <w:sz w:val="22"/>
                  <w:szCs w:val="22"/>
                </w:rPr>
              </w:pPr>
              <w:hyperlink w:anchor="_Toc470168194" w:history="1">
                <w:r w:rsidR="00DE5C99" w:rsidRPr="00537038">
                  <w:rPr>
                    <w:rStyle w:val="Hyperlink"/>
                    <w:noProof/>
                  </w:rPr>
                  <w:t>Margin Call Generation Types</w:t>
                </w:r>
                <w:r w:rsidR="00DE5C99">
                  <w:rPr>
                    <w:noProof/>
                    <w:webHidden/>
                  </w:rPr>
                  <w:tab/>
                </w:r>
                <w:r w:rsidR="00DE5C99">
                  <w:rPr>
                    <w:noProof/>
                    <w:webHidden/>
                  </w:rPr>
                  <w:fldChar w:fldCharType="begin"/>
                </w:r>
                <w:r w:rsidR="00DE5C99">
                  <w:rPr>
                    <w:noProof/>
                    <w:webHidden/>
                  </w:rPr>
                  <w:instrText xml:space="preserve"> PAGEREF _Toc470168194 \h </w:instrText>
                </w:r>
                <w:r w:rsidR="00DE5C99">
                  <w:rPr>
                    <w:noProof/>
                    <w:webHidden/>
                  </w:rPr>
                </w:r>
                <w:r w:rsidR="00DE5C99">
                  <w:rPr>
                    <w:noProof/>
                    <w:webHidden/>
                  </w:rPr>
                  <w:fldChar w:fldCharType="separate"/>
                </w:r>
                <w:r w:rsidR="00BD1D4E">
                  <w:rPr>
                    <w:noProof/>
                    <w:webHidden/>
                  </w:rPr>
                  <w:t>6</w:t>
                </w:r>
                <w:r w:rsidR="00DE5C99">
                  <w:rPr>
                    <w:noProof/>
                    <w:webHidden/>
                  </w:rPr>
                  <w:fldChar w:fldCharType="end"/>
                </w:r>
              </w:hyperlink>
            </w:p>
            <w:p w14:paraId="0D519E45" w14:textId="77777777" w:rsidR="00DE5C99" w:rsidRDefault="00A41F00">
              <w:pPr>
                <w:pStyle w:val="TOC2"/>
                <w:rPr>
                  <w:rFonts w:asciiTheme="minorHAnsi" w:eastAsiaTheme="minorEastAsia" w:hAnsiTheme="minorHAnsi" w:cstheme="minorBidi"/>
                  <w:noProof/>
                  <w:color w:val="auto"/>
                  <w:sz w:val="22"/>
                  <w:szCs w:val="22"/>
                </w:rPr>
              </w:pPr>
              <w:hyperlink w:anchor="_Toc470168195" w:history="1">
                <w:r w:rsidR="00DE5C99" w:rsidRPr="00537038">
                  <w:rPr>
                    <w:rStyle w:val="Hyperlink"/>
                    <w:noProof/>
                  </w:rPr>
                  <w:t>Recommended Approach</w:t>
                </w:r>
                <w:r w:rsidR="00DE5C99">
                  <w:rPr>
                    <w:noProof/>
                    <w:webHidden/>
                  </w:rPr>
                  <w:tab/>
                </w:r>
                <w:r w:rsidR="00DE5C99">
                  <w:rPr>
                    <w:noProof/>
                    <w:webHidden/>
                  </w:rPr>
                  <w:fldChar w:fldCharType="begin"/>
                </w:r>
                <w:r w:rsidR="00DE5C99">
                  <w:rPr>
                    <w:noProof/>
                    <w:webHidden/>
                  </w:rPr>
                  <w:instrText xml:space="preserve"> PAGEREF _Toc470168195 \h </w:instrText>
                </w:r>
                <w:r w:rsidR="00DE5C99">
                  <w:rPr>
                    <w:noProof/>
                    <w:webHidden/>
                  </w:rPr>
                </w:r>
                <w:r w:rsidR="00DE5C99">
                  <w:rPr>
                    <w:noProof/>
                    <w:webHidden/>
                  </w:rPr>
                  <w:fldChar w:fldCharType="separate"/>
                </w:r>
                <w:r w:rsidR="00BD1D4E">
                  <w:rPr>
                    <w:noProof/>
                    <w:webHidden/>
                  </w:rPr>
                  <w:t>7</w:t>
                </w:r>
                <w:r w:rsidR="00DE5C99">
                  <w:rPr>
                    <w:noProof/>
                    <w:webHidden/>
                  </w:rPr>
                  <w:fldChar w:fldCharType="end"/>
                </w:r>
              </w:hyperlink>
            </w:p>
            <w:p w14:paraId="0F31689A" w14:textId="77777777" w:rsidR="00DE5C99" w:rsidRDefault="00A41F00">
              <w:pPr>
                <w:pStyle w:val="TOC1"/>
                <w:rPr>
                  <w:rFonts w:asciiTheme="minorHAnsi" w:eastAsiaTheme="minorEastAsia" w:hAnsiTheme="minorHAnsi" w:cstheme="minorBidi"/>
                  <w:b w:val="0"/>
                  <w:noProof/>
                  <w:color w:val="auto"/>
                  <w:sz w:val="22"/>
                  <w:szCs w:val="22"/>
                </w:rPr>
              </w:pPr>
              <w:hyperlink w:anchor="_Toc470168196" w:history="1">
                <w:r w:rsidR="00DE5C99" w:rsidRPr="00537038">
                  <w:rPr>
                    <w:rStyle w:val="Hyperlink"/>
                    <w:noProof/>
                  </w:rPr>
                  <w:t>Accounts Structure</w:t>
                </w:r>
                <w:r w:rsidR="00DE5C99">
                  <w:rPr>
                    <w:noProof/>
                    <w:webHidden/>
                  </w:rPr>
                  <w:tab/>
                </w:r>
                <w:r w:rsidR="00DE5C99">
                  <w:rPr>
                    <w:noProof/>
                    <w:webHidden/>
                  </w:rPr>
                  <w:fldChar w:fldCharType="begin"/>
                </w:r>
                <w:r w:rsidR="00DE5C99">
                  <w:rPr>
                    <w:noProof/>
                    <w:webHidden/>
                  </w:rPr>
                  <w:instrText xml:space="preserve"> PAGEREF _Toc470168196 \h </w:instrText>
                </w:r>
                <w:r w:rsidR="00DE5C99">
                  <w:rPr>
                    <w:noProof/>
                    <w:webHidden/>
                  </w:rPr>
                </w:r>
                <w:r w:rsidR="00DE5C99">
                  <w:rPr>
                    <w:noProof/>
                    <w:webHidden/>
                  </w:rPr>
                  <w:fldChar w:fldCharType="separate"/>
                </w:r>
                <w:r w:rsidR="00BD1D4E">
                  <w:rPr>
                    <w:noProof/>
                    <w:webHidden/>
                  </w:rPr>
                  <w:t>8</w:t>
                </w:r>
                <w:r w:rsidR="00DE5C99">
                  <w:rPr>
                    <w:noProof/>
                    <w:webHidden/>
                  </w:rPr>
                  <w:fldChar w:fldCharType="end"/>
                </w:r>
              </w:hyperlink>
            </w:p>
            <w:p w14:paraId="7586A3E0" w14:textId="77777777" w:rsidR="00DE5C99" w:rsidRDefault="00A41F00">
              <w:pPr>
                <w:pStyle w:val="TOC2"/>
                <w:rPr>
                  <w:rFonts w:asciiTheme="minorHAnsi" w:eastAsiaTheme="minorEastAsia" w:hAnsiTheme="minorHAnsi" w:cstheme="minorBidi"/>
                  <w:noProof/>
                  <w:color w:val="auto"/>
                  <w:sz w:val="22"/>
                  <w:szCs w:val="22"/>
                </w:rPr>
              </w:pPr>
              <w:hyperlink w:anchor="_Toc470168197" w:history="1">
                <w:r w:rsidR="00DE5C99" w:rsidRPr="00537038">
                  <w:rPr>
                    <w:rStyle w:val="Hyperlink"/>
                    <w:noProof/>
                  </w:rPr>
                  <w:t>Recommended Accounts Structure</w:t>
                </w:r>
                <w:r w:rsidR="00DE5C99">
                  <w:rPr>
                    <w:noProof/>
                    <w:webHidden/>
                  </w:rPr>
                  <w:tab/>
                </w:r>
                <w:r w:rsidR="00DE5C99">
                  <w:rPr>
                    <w:noProof/>
                    <w:webHidden/>
                  </w:rPr>
                  <w:fldChar w:fldCharType="begin"/>
                </w:r>
                <w:r w:rsidR="00DE5C99">
                  <w:rPr>
                    <w:noProof/>
                    <w:webHidden/>
                  </w:rPr>
                  <w:instrText xml:space="preserve"> PAGEREF _Toc470168197 \h </w:instrText>
                </w:r>
                <w:r w:rsidR="00DE5C99">
                  <w:rPr>
                    <w:noProof/>
                    <w:webHidden/>
                  </w:rPr>
                </w:r>
                <w:r w:rsidR="00DE5C99">
                  <w:rPr>
                    <w:noProof/>
                    <w:webHidden/>
                  </w:rPr>
                  <w:fldChar w:fldCharType="separate"/>
                </w:r>
                <w:r w:rsidR="00BD1D4E">
                  <w:rPr>
                    <w:noProof/>
                    <w:webHidden/>
                  </w:rPr>
                  <w:t>8</w:t>
                </w:r>
                <w:r w:rsidR="00DE5C99">
                  <w:rPr>
                    <w:noProof/>
                    <w:webHidden/>
                  </w:rPr>
                  <w:fldChar w:fldCharType="end"/>
                </w:r>
              </w:hyperlink>
            </w:p>
            <w:p w14:paraId="4949B09A" w14:textId="77777777" w:rsidR="00DE5C99" w:rsidRDefault="00A41F00">
              <w:pPr>
                <w:pStyle w:val="TOC2"/>
                <w:rPr>
                  <w:rFonts w:asciiTheme="minorHAnsi" w:eastAsiaTheme="minorEastAsia" w:hAnsiTheme="minorHAnsi" w:cstheme="minorBidi"/>
                  <w:noProof/>
                  <w:color w:val="auto"/>
                  <w:sz w:val="22"/>
                  <w:szCs w:val="22"/>
                </w:rPr>
              </w:pPr>
              <w:hyperlink w:anchor="_Toc470168198" w:history="1">
                <w:r w:rsidR="00DE5C99" w:rsidRPr="00537038">
                  <w:rPr>
                    <w:rStyle w:val="Hyperlink"/>
                    <w:noProof/>
                  </w:rPr>
                  <w:t>Nostro Accounts for Clearing</w:t>
                </w:r>
                <w:r w:rsidR="00DE5C99">
                  <w:rPr>
                    <w:noProof/>
                    <w:webHidden/>
                  </w:rPr>
                  <w:tab/>
                </w:r>
                <w:r w:rsidR="00DE5C99">
                  <w:rPr>
                    <w:noProof/>
                    <w:webHidden/>
                  </w:rPr>
                  <w:fldChar w:fldCharType="begin"/>
                </w:r>
                <w:r w:rsidR="00DE5C99">
                  <w:rPr>
                    <w:noProof/>
                    <w:webHidden/>
                  </w:rPr>
                  <w:instrText xml:space="preserve"> PAGEREF _Toc470168198 \h </w:instrText>
                </w:r>
                <w:r w:rsidR="00DE5C99">
                  <w:rPr>
                    <w:noProof/>
                    <w:webHidden/>
                  </w:rPr>
                </w:r>
                <w:r w:rsidR="00DE5C99">
                  <w:rPr>
                    <w:noProof/>
                    <w:webHidden/>
                  </w:rPr>
                  <w:fldChar w:fldCharType="separate"/>
                </w:r>
                <w:r w:rsidR="00BD1D4E">
                  <w:rPr>
                    <w:noProof/>
                    <w:webHidden/>
                  </w:rPr>
                  <w:t>8</w:t>
                </w:r>
                <w:r w:rsidR="00DE5C99">
                  <w:rPr>
                    <w:noProof/>
                    <w:webHidden/>
                  </w:rPr>
                  <w:fldChar w:fldCharType="end"/>
                </w:r>
              </w:hyperlink>
            </w:p>
            <w:p w14:paraId="2B08D0E6" w14:textId="77777777" w:rsidR="00DE5C99" w:rsidRDefault="00A41F00">
              <w:pPr>
                <w:pStyle w:val="TOC1"/>
                <w:rPr>
                  <w:rFonts w:asciiTheme="minorHAnsi" w:eastAsiaTheme="minorEastAsia" w:hAnsiTheme="minorHAnsi" w:cstheme="minorBidi"/>
                  <w:b w:val="0"/>
                  <w:noProof/>
                  <w:color w:val="auto"/>
                  <w:sz w:val="22"/>
                  <w:szCs w:val="22"/>
                </w:rPr>
              </w:pPr>
              <w:hyperlink w:anchor="_Toc470168199" w:history="1">
                <w:r w:rsidR="00DE5C99" w:rsidRPr="00537038">
                  <w:rPr>
                    <w:rStyle w:val="Hyperlink"/>
                    <w:noProof/>
                  </w:rPr>
                  <w:t>Reflecting Variation Margin using Portfolio</w:t>
                </w:r>
                <w:r w:rsidR="00DE5C99">
                  <w:rPr>
                    <w:noProof/>
                    <w:webHidden/>
                  </w:rPr>
                  <w:tab/>
                </w:r>
                <w:r w:rsidR="00DE5C99">
                  <w:rPr>
                    <w:noProof/>
                    <w:webHidden/>
                  </w:rPr>
                  <w:fldChar w:fldCharType="begin"/>
                </w:r>
                <w:r w:rsidR="00DE5C99">
                  <w:rPr>
                    <w:noProof/>
                    <w:webHidden/>
                  </w:rPr>
                  <w:instrText xml:space="preserve"> PAGEREF _Toc470168199 \h </w:instrText>
                </w:r>
                <w:r w:rsidR="00DE5C99">
                  <w:rPr>
                    <w:noProof/>
                    <w:webHidden/>
                  </w:rPr>
                </w:r>
                <w:r w:rsidR="00DE5C99">
                  <w:rPr>
                    <w:noProof/>
                    <w:webHidden/>
                  </w:rPr>
                  <w:fldChar w:fldCharType="separate"/>
                </w:r>
                <w:r w:rsidR="00BD1D4E">
                  <w:rPr>
                    <w:noProof/>
                    <w:webHidden/>
                  </w:rPr>
                  <w:t>10</w:t>
                </w:r>
                <w:r w:rsidR="00DE5C99">
                  <w:rPr>
                    <w:noProof/>
                    <w:webHidden/>
                  </w:rPr>
                  <w:fldChar w:fldCharType="end"/>
                </w:r>
              </w:hyperlink>
            </w:p>
            <w:p w14:paraId="0C42CFF0" w14:textId="77777777" w:rsidR="00DE5C99" w:rsidRDefault="00A41F00">
              <w:pPr>
                <w:pStyle w:val="TOC2"/>
                <w:rPr>
                  <w:rFonts w:asciiTheme="minorHAnsi" w:eastAsiaTheme="minorEastAsia" w:hAnsiTheme="minorHAnsi" w:cstheme="minorBidi"/>
                  <w:noProof/>
                  <w:color w:val="auto"/>
                  <w:sz w:val="22"/>
                  <w:szCs w:val="22"/>
                </w:rPr>
              </w:pPr>
              <w:hyperlink w:anchor="_Toc470168200" w:history="1">
                <w:r w:rsidR="00DE5C99" w:rsidRPr="00537038">
                  <w:rPr>
                    <w:rStyle w:val="Hyperlink"/>
                    <w:noProof/>
                  </w:rPr>
                  <w:t>Variation Margin Calculation</w:t>
                </w:r>
                <w:r w:rsidR="00DE5C99">
                  <w:rPr>
                    <w:noProof/>
                    <w:webHidden/>
                  </w:rPr>
                  <w:tab/>
                </w:r>
                <w:r w:rsidR="00DE5C99">
                  <w:rPr>
                    <w:noProof/>
                    <w:webHidden/>
                  </w:rPr>
                  <w:fldChar w:fldCharType="begin"/>
                </w:r>
                <w:r w:rsidR="00DE5C99">
                  <w:rPr>
                    <w:noProof/>
                    <w:webHidden/>
                  </w:rPr>
                  <w:instrText xml:space="preserve"> PAGEREF _Toc470168200 \h </w:instrText>
                </w:r>
                <w:r w:rsidR="00DE5C99">
                  <w:rPr>
                    <w:noProof/>
                    <w:webHidden/>
                  </w:rPr>
                </w:r>
                <w:r w:rsidR="00DE5C99">
                  <w:rPr>
                    <w:noProof/>
                    <w:webHidden/>
                  </w:rPr>
                  <w:fldChar w:fldCharType="separate"/>
                </w:r>
                <w:r w:rsidR="00BD1D4E">
                  <w:rPr>
                    <w:noProof/>
                    <w:webHidden/>
                  </w:rPr>
                  <w:t>10</w:t>
                </w:r>
                <w:r w:rsidR="00DE5C99">
                  <w:rPr>
                    <w:noProof/>
                    <w:webHidden/>
                  </w:rPr>
                  <w:fldChar w:fldCharType="end"/>
                </w:r>
              </w:hyperlink>
            </w:p>
            <w:p w14:paraId="7A2FEF7E" w14:textId="77777777" w:rsidR="00DE5C99" w:rsidRDefault="00A41F00">
              <w:pPr>
                <w:pStyle w:val="TOC2"/>
                <w:rPr>
                  <w:rFonts w:asciiTheme="minorHAnsi" w:eastAsiaTheme="minorEastAsia" w:hAnsiTheme="minorHAnsi" w:cstheme="minorBidi"/>
                  <w:noProof/>
                  <w:color w:val="auto"/>
                  <w:sz w:val="22"/>
                  <w:szCs w:val="22"/>
                </w:rPr>
              </w:pPr>
              <w:hyperlink w:anchor="_Toc470168201" w:history="1">
                <w:r w:rsidR="00DE5C99" w:rsidRPr="00537038">
                  <w:rPr>
                    <w:rStyle w:val="Hyperlink"/>
                    <w:noProof/>
                  </w:rPr>
                  <w:t>Using Dynamic PnL Columns</w:t>
                </w:r>
                <w:r w:rsidR="00DE5C99">
                  <w:rPr>
                    <w:noProof/>
                    <w:webHidden/>
                  </w:rPr>
                  <w:tab/>
                </w:r>
                <w:r w:rsidR="00DE5C99">
                  <w:rPr>
                    <w:noProof/>
                    <w:webHidden/>
                  </w:rPr>
                  <w:fldChar w:fldCharType="begin"/>
                </w:r>
                <w:r w:rsidR="00DE5C99">
                  <w:rPr>
                    <w:noProof/>
                    <w:webHidden/>
                  </w:rPr>
                  <w:instrText xml:space="preserve"> PAGEREF _Toc470168201 \h </w:instrText>
                </w:r>
                <w:r w:rsidR="00DE5C99">
                  <w:rPr>
                    <w:noProof/>
                    <w:webHidden/>
                  </w:rPr>
                </w:r>
                <w:r w:rsidR="00DE5C99">
                  <w:rPr>
                    <w:noProof/>
                    <w:webHidden/>
                  </w:rPr>
                  <w:fldChar w:fldCharType="separate"/>
                </w:r>
                <w:r w:rsidR="00BD1D4E">
                  <w:rPr>
                    <w:noProof/>
                    <w:webHidden/>
                  </w:rPr>
                  <w:t>10</w:t>
                </w:r>
                <w:r w:rsidR="00DE5C99">
                  <w:rPr>
                    <w:noProof/>
                    <w:webHidden/>
                  </w:rPr>
                  <w:fldChar w:fldCharType="end"/>
                </w:r>
              </w:hyperlink>
            </w:p>
            <w:p w14:paraId="1C03B5A7" w14:textId="77777777" w:rsidR="00DE5C99" w:rsidRDefault="00A41F00">
              <w:pPr>
                <w:pStyle w:val="TOC2"/>
                <w:rPr>
                  <w:rFonts w:asciiTheme="minorHAnsi" w:eastAsiaTheme="minorEastAsia" w:hAnsiTheme="minorHAnsi" w:cstheme="minorBidi"/>
                  <w:noProof/>
                  <w:color w:val="auto"/>
                  <w:sz w:val="22"/>
                  <w:szCs w:val="22"/>
                </w:rPr>
              </w:pPr>
              <w:hyperlink w:anchor="_Toc470168202" w:history="1">
                <w:r w:rsidR="00DE5C99" w:rsidRPr="00537038">
                  <w:rPr>
                    <w:rStyle w:val="Hyperlink"/>
                    <w:noProof/>
                  </w:rPr>
                  <w:t>VM in Balance Column</w:t>
                </w:r>
                <w:r w:rsidR="00DE5C99">
                  <w:rPr>
                    <w:noProof/>
                    <w:webHidden/>
                  </w:rPr>
                  <w:tab/>
                </w:r>
                <w:r w:rsidR="00DE5C99">
                  <w:rPr>
                    <w:noProof/>
                    <w:webHidden/>
                  </w:rPr>
                  <w:fldChar w:fldCharType="begin"/>
                </w:r>
                <w:r w:rsidR="00DE5C99">
                  <w:rPr>
                    <w:noProof/>
                    <w:webHidden/>
                  </w:rPr>
                  <w:instrText xml:space="preserve"> PAGEREF _Toc470168202 \h </w:instrText>
                </w:r>
                <w:r w:rsidR="00DE5C99">
                  <w:rPr>
                    <w:noProof/>
                    <w:webHidden/>
                  </w:rPr>
                </w:r>
                <w:r w:rsidR="00DE5C99">
                  <w:rPr>
                    <w:noProof/>
                    <w:webHidden/>
                  </w:rPr>
                  <w:fldChar w:fldCharType="separate"/>
                </w:r>
                <w:r w:rsidR="00BD1D4E">
                  <w:rPr>
                    <w:noProof/>
                    <w:webHidden/>
                  </w:rPr>
                  <w:t>10</w:t>
                </w:r>
                <w:r w:rsidR="00DE5C99">
                  <w:rPr>
                    <w:noProof/>
                    <w:webHidden/>
                  </w:rPr>
                  <w:fldChar w:fldCharType="end"/>
                </w:r>
              </w:hyperlink>
            </w:p>
            <w:p w14:paraId="555C8B54" w14:textId="77777777" w:rsidR="00DE5C99" w:rsidRDefault="00A41F00">
              <w:pPr>
                <w:pStyle w:val="TOC2"/>
                <w:rPr>
                  <w:rFonts w:asciiTheme="minorHAnsi" w:eastAsiaTheme="minorEastAsia" w:hAnsiTheme="minorHAnsi" w:cstheme="minorBidi"/>
                  <w:noProof/>
                  <w:color w:val="auto"/>
                  <w:sz w:val="22"/>
                  <w:szCs w:val="22"/>
                </w:rPr>
              </w:pPr>
              <w:hyperlink w:anchor="_Toc470168203" w:history="1">
                <w:r w:rsidR="00DE5C99" w:rsidRPr="00537038">
                  <w:rPr>
                    <w:rStyle w:val="Hyperlink"/>
                    <w:noProof/>
                  </w:rPr>
                  <w:t>Detailed Cash Balance</w:t>
                </w:r>
                <w:r w:rsidR="00DE5C99">
                  <w:rPr>
                    <w:noProof/>
                    <w:webHidden/>
                  </w:rPr>
                  <w:tab/>
                </w:r>
                <w:r w:rsidR="00DE5C99">
                  <w:rPr>
                    <w:noProof/>
                    <w:webHidden/>
                  </w:rPr>
                  <w:fldChar w:fldCharType="begin"/>
                </w:r>
                <w:r w:rsidR="00DE5C99">
                  <w:rPr>
                    <w:noProof/>
                    <w:webHidden/>
                  </w:rPr>
                  <w:instrText xml:space="preserve"> PAGEREF _Toc470168203 \h </w:instrText>
                </w:r>
                <w:r w:rsidR="00DE5C99">
                  <w:rPr>
                    <w:noProof/>
                    <w:webHidden/>
                  </w:rPr>
                </w:r>
                <w:r w:rsidR="00DE5C99">
                  <w:rPr>
                    <w:noProof/>
                    <w:webHidden/>
                  </w:rPr>
                  <w:fldChar w:fldCharType="separate"/>
                </w:r>
                <w:r w:rsidR="00BD1D4E">
                  <w:rPr>
                    <w:noProof/>
                    <w:webHidden/>
                  </w:rPr>
                  <w:t>11</w:t>
                </w:r>
                <w:r w:rsidR="00DE5C99">
                  <w:rPr>
                    <w:noProof/>
                    <w:webHidden/>
                  </w:rPr>
                  <w:fldChar w:fldCharType="end"/>
                </w:r>
              </w:hyperlink>
            </w:p>
            <w:p w14:paraId="5A59F02D" w14:textId="77777777" w:rsidR="00DE5C99" w:rsidRDefault="00A41F00">
              <w:pPr>
                <w:pStyle w:val="TOC1"/>
                <w:rPr>
                  <w:rFonts w:asciiTheme="minorHAnsi" w:eastAsiaTheme="minorEastAsia" w:hAnsiTheme="minorHAnsi" w:cstheme="minorBidi"/>
                  <w:b w:val="0"/>
                  <w:noProof/>
                  <w:color w:val="auto"/>
                  <w:sz w:val="22"/>
                  <w:szCs w:val="22"/>
                </w:rPr>
              </w:pPr>
              <w:hyperlink w:anchor="_Toc470168204" w:history="1">
                <w:r w:rsidR="00DE5C99" w:rsidRPr="00537038">
                  <w:rPr>
                    <w:rStyle w:val="Hyperlink"/>
                    <w:noProof/>
                  </w:rPr>
                  <w:t>Reconciliation of Variation Margin using Reporting Module</w:t>
                </w:r>
                <w:r w:rsidR="00DE5C99">
                  <w:rPr>
                    <w:noProof/>
                    <w:webHidden/>
                  </w:rPr>
                  <w:tab/>
                </w:r>
                <w:r w:rsidR="00DE5C99">
                  <w:rPr>
                    <w:noProof/>
                    <w:webHidden/>
                  </w:rPr>
                  <w:fldChar w:fldCharType="begin"/>
                </w:r>
                <w:r w:rsidR="00DE5C99">
                  <w:rPr>
                    <w:noProof/>
                    <w:webHidden/>
                  </w:rPr>
                  <w:instrText xml:space="preserve"> PAGEREF _Toc470168204 \h </w:instrText>
                </w:r>
                <w:r w:rsidR="00DE5C99">
                  <w:rPr>
                    <w:noProof/>
                    <w:webHidden/>
                  </w:rPr>
                </w:r>
                <w:r w:rsidR="00DE5C99">
                  <w:rPr>
                    <w:noProof/>
                    <w:webHidden/>
                  </w:rPr>
                  <w:fldChar w:fldCharType="separate"/>
                </w:r>
                <w:r w:rsidR="00BD1D4E">
                  <w:rPr>
                    <w:noProof/>
                    <w:webHidden/>
                  </w:rPr>
                  <w:t>12</w:t>
                </w:r>
                <w:r w:rsidR="00DE5C99">
                  <w:rPr>
                    <w:noProof/>
                    <w:webHidden/>
                  </w:rPr>
                  <w:fldChar w:fldCharType="end"/>
                </w:r>
              </w:hyperlink>
            </w:p>
            <w:p w14:paraId="475FE64F" w14:textId="77777777" w:rsidR="00DE5C99" w:rsidRDefault="00A41F00">
              <w:pPr>
                <w:pStyle w:val="TOC2"/>
                <w:rPr>
                  <w:rFonts w:asciiTheme="minorHAnsi" w:eastAsiaTheme="minorEastAsia" w:hAnsiTheme="minorHAnsi" w:cstheme="minorBidi"/>
                  <w:noProof/>
                  <w:color w:val="auto"/>
                  <w:sz w:val="22"/>
                  <w:szCs w:val="22"/>
                </w:rPr>
              </w:pPr>
              <w:hyperlink w:anchor="_Toc470168205" w:history="1">
                <w:r w:rsidR="00DE5C99" w:rsidRPr="00537038">
                  <w:rPr>
                    <w:rStyle w:val="Hyperlink"/>
                    <w:noProof/>
                  </w:rPr>
                  <w:t>Position and Trade Report</w:t>
                </w:r>
                <w:r w:rsidR="00DE5C99">
                  <w:rPr>
                    <w:noProof/>
                    <w:webHidden/>
                  </w:rPr>
                  <w:tab/>
                </w:r>
                <w:r w:rsidR="00DE5C99">
                  <w:rPr>
                    <w:noProof/>
                    <w:webHidden/>
                  </w:rPr>
                  <w:fldChar w:fldCharType="begin"/>
                </w:r>
                <w:r w:rsidR="00DE5C99">
                  <w:rPr>
                    <w:noProof/>
                    <w:webHidden/>
                  </w:rPr>
                  <w:instrText xml:space="preserve"> PAGEREF _Toc470168205 \h </w:instrText>
                </w:r>
                <w:r w:rsidR="00DE5C99">
                  <w:rPr>
                    <w:noProof/>
                    <w:webHidden/>
                  </w:rPr>
                </w:r>
                <w:r w:rsidR="00DE5C99">
                  <w:rPr>
                    <w:noProof/>
                    <w:webHidden/>
                  </w:rPr>
                  <w:fldChar w:fldCharType="separate"/>
                </w:r>
                <w:r w:rsidR="00BD1D4E">
                  <w:rPr>
                    <w:noProof/>
                    <w:webHidden/>
                  </w:rPr>
                  <w:t>12</w:t>
                </w:r>
                <w:r w:rsidR="00DE5C99">
                  <w:rPr>
                    <w:noProof/>
                    <w:webHidden/>
                  </w:rPr>
                  <w:fldChar w:fldCharType="end"/>
                </w:r>
              </w:hyperlink>
            </w:p>
            <w:p w14:paraId="4513371F" w14:textId="77777777" w:rsidR="00DE5C99" w:rsidRDefault="00A41F00">
              <w:pPr>
                <w:pStyle w:val="TOC2"/>
                <w:rPr>
                  <w:rFonts w:asciiTheme="minorHAnsi" w:eastAsiaTheme="minorEastAsia" w:hAnsiTheme="minorHAnsi" w:cstheme="minorBidi"/>
                  <w:noProof/>
                  <w:color w:val="auto"/>
                  <w:sz w:val="22"/>
                  <w:szCs w:val="22"/>
                </w:rPr>
              </w:pPr>
              <w:hyperlink w:anchor="_Toc470168206" w:history="1">
                <w:r w:rsidR="00DE5C99" w:rsidRPr="00537038">
                  <w:rPr>
                    <w:rStyle w:val="Hyperlink"/>
                    <w:noProof/>
                  </w:rPr>
                  <w:t>Variation Margin Report</w:t>
                </w:r>
                <w:r w:rsidR="00DE5C99">
                  <w:rPr>
                    <w:noProof/>
                    <w:webHidden/>
                  </w:rPr>
                  <w:tab/>
                </w:r>
                <w:r w:rsidR="00DE5C99">
                  <w:rPr>
                    <w:noProof/>
                    <w:webHidden/>
                  </w:rPr>
                  <w:fldChar w:fldCharType="begin"/>
                </w:r>
                <w:r w:rsidR="00DE5C99">
                  <w:rPr>
                    <w:noProof/>
                    <w:webHidden/>
                  </w:rPr>
                  <w:instrText xml:space="preserve"> PAGEREF _Toc470168206 \h </w:instrText>
                </w:r>
                <w:r w:rsidR="00DE5C99">
                  <w:rPr>
                    <w:noProof/>
                    <w:webHidden/>
                  </w:rPr>
                </w:r>
                <w:r w:rsidR="00DE5C99">
                  <w:rPr>
                    <w:noProof/>
                    <w:webHidden/>
                  </w:rPr>
                  <w:fldChar w:fldCharType="separate"/>
                </w:r>
                <w:r w:rsidR="00BD1D4E">
                  <w:rPr>
                    <w:noProof/>
                    <w:webHidden/>
                  </w:rPr>
                  <w:t>12</w:t>
                </w:r>
                <w:r w:rsidR="00DE5C99">
                  <w:rPr>
                    <w:noProof/>
                    <w:webHidden/>
                  </w:rPr>
                  <w:fldChar w:fldCharType="end"/>
                </w:r>
              </w:hyperlink>
            </w:p>
            <w:p w14:paraId="0D36729D" w14:textId="77777777" w:rsidR="00DE5C99" w:rsidRDefault="00A41F00">
              <w:pPr>
                <w:pStyle w:val="TOC1"/>
                <w:rPr>
                  <w:rFonts w:asciiTheme="minorHAnsi" w:eastAsiaTheme="minorEastAsia" w:hAnsiTheme="minorHAnsi" w:cstheme="minorBidi"/>
                  <w:b w:val="0"/>
                  <w:noProof/>
                  <w:color w:val="auto"/>
                  <w:sz w:val="22"/>
                  <w:szCs w:val="22"/>
                </w:rPr>
              </w:pPr>
              <w:hyperlink w:anchor="_Toc470168207" w:history="1">
                <w:r w:rsidR="00DE5C99" w:rsidRPr="00537038">
                  <w:rPr>
                    <w:rStyle w:val="Hyperlink"/>
                    <w:noProof/>
                  </w:rPr>
                  <w:t>Managing Payment of Variation Margin</w:t>
                </w:r>
                <w:r w:rsidR="00DE5C99">
                  <w:rPr>
                    <w:noProof/>
                    <w:webHidden/>
                  </w:rPr>
                  <w:tab/>
                </w:r>
                <w:r w:rsidR="00DE5C99">
                  <w:rPr>
                    <w:noProof/>
                    <w:webHidden/>
                  </w:rPr>
                  <w:fldChar w:fldCharType="begin"/>
                </w:r>
                <w:r w:rsidR="00DE5C99">
                  <w:rPr>
                    <w:noProof/>
                    <w:webHidden/>
                  </w:rPr>
                  <w:instrText xml:space="preserve"> PAGEREF _Toc470168207 \h </w:instrText>
                </w:r>
                <w:r w:rsidR="00DE5C99">
                  <w:rPr>
                    <w:noProof/>
                    <w:webHidden/>
                  </w:rPr>
                </w:r>
                <w:r w:rsidR="00DE5C99">
                  <w:rPr>
                    <w:noProof/>
                    <w:webHidden/>
                  </w:rPr>
                  <w:fldChar w:fldCharType="separate"/>
                </w:r>
                <w:r w:rsidR="00BD1D4E">
                  <w:rPr>
                    <w:noProof/>
                    <w:webHidden/>
                  </w:rPr>
                  <w:t>13</w:t>
                </w:r>
                <w:r w:rsidR="00DE5C99">
                  <w:rPr>
                    <w:noProof/>
                    <w:webHidden/>
                  </w:rPr>
                  <w:fldChar w:fldCharType="end"/>
                </w:r>
              </w:hyperlink>
            </w:p>
            <w:p w14:paraId="7CD7960C" w14:textId="77777777" w:rsidR="00DE5C99" w:rsidRDefault="00A41F00">
              <w:pPr>
                <w:pStyle w:val="TOC2"/>
                <w:rPr>
                  <w:rFonts w:asciiTheme="minorHAnsi" w:eastAsiaTheme="minorEastAsia" w:hAnsiTheme="minorHAnsi" w:cstheme="minorBidi"/>
                  <w:noProof/>
                  <w:color w:val="auto"/>
                  <w:sz w:val="22"/>
                  <w:szCs w:val="22"/>
                </w:rPr>
              </w:pPr>
              <w:hyperlink w:anchor="_Toc470168208" w:history="1">
                <w:r w:rsidR="00DE5C99" w:rsidRPr="00537038">
                  <w:rPr>
                    <w:rStyle w:val="Hyperlink"/>
                    <w:noProof/>
                  </w:rPr>
                  <w:t>Account Transfer Transactions in the Nostro</w:t>
                </w:r>
                <w:r w:rsidR="00DE5C99">
                  <w:rPr>
                    <w:noProof/>
                    <w:webHidden/>
                  </w:rPr>
                  <w:tab/>
                </w:r>
                <w:r w:rsidR="00DE5C99">
                  <w:rPr>
                    <w:noProof/>
                    <w:webHidden/>
                  </w:rPr>
                  <w:fldChar w:fldCharType="begin"/>
                </w:r>
                <w:r w:rsidR="00DE5C99">
                  <w:rPr>
                    <w:noProof/>
                    <w:webHidden/>
                  </w:rPr>
                  <w:instrText xml:space="preserve"> PAGEREF _Toc470168208 \h </w:instrText>
                </w:r>
                <w:r w:rsidR="00DE5C99">
                  <w:rPr>
                    <w:noProof/>
                    <w:webHidden/>
                  </w:rPr>
                </w:r>
                <w:r w:rsidR="00DE5C99">
                  <w:rPr>
                    <w:noProof/>
                    <w:webHidden/>
                  </w:rPr>
                  <w:fldChar w:fldCharType="separate"/>
                </w:r>
                <w:r w:rsidR="00BD1D4E">
                  <w:rPr>
                    <w:noProof/>
                    <w:webHidden/>
                  </w:rPr>
                  <w:t>13</w:t>
                </w:r>
                <w:r w:rsidR="00DE5C99">
                  <w:rPr>
                    <w:noProof/>
                    <w:webHidden/>
                  </w:rPr>
                  <w:fldChar w:fldCharType="end"/>
                </w:r>
              </w:hyperlink>
            </w:p>
            <w:p w14:paraId="75A44038" w14:textId="77777777" w:rsidR="00DE5C99" w:rsidRDefault="00A41F00">
              <w:pPr>
                <w:pStyle w:val="TOC2"/>
                <w:rPr>
                  <w:rFonts w:asciiTheme="minorHAnsi" w:eastAsiaTheme="minorEastAsia" w:hAnsiTheme="minorHAnsi" w:cstheme="minorBidi"/>
                  <w:noProof/>
                  <w:color w:val="auto"/>
                  <w:sz w:val="22"/>
                  <w:szCs w:val="22"/>
                </w:rPr>
              </w:pPr>
              <w:hyperlink w:anchor="_Toc470168209" w:history="1">
                <w:r w:rsidR="00DE5C99" w:rsidRPr="00537038">
                  <w:rPr>
                    <w:rStyle w:val="Hyperlink"/>
                    <w:noProof/>
                  </w:rPr>
                  <w:t>Cash Transfer Report using Reporting Module</w:t>
                </w:r>
                <w:r w:rsidR="00DE5C99">
                  <w:rPr>
                    <w:noProof/>
                    <w:webHidden/>
                  </w:rPr>
                  <w:tab/>
                </w:r>
                <w:r w:rsidR="00DE5C99">
                  <w:rPr>
                    <w:noProof/>
                    <w:webHidden/>
                  </w:rPr>
                  <w:fldChar w:fldCharType="begin"/>
                </w:r>
                <w:r w:rsidR="00DE5C99">
                  <w:rPr>
                    <w:noProof/>
                    <w:webHidden/>
                  </w:rPr>
                  <w:instrText xml:space="preserve"> PAGEREF _Toc470168209 \h </w:instrText>
                </w:r>
                <w:r w:rsidR="00DE5C99">
                  <w:rPr>
                    <w:noProof/>
                    <w:webHidden/>
                  </w:rPr>
                </w:r>
                <w:r w:rsidR="00DE5C99">
                  <w:rPr>
                    <w:noProof/>
                    <w:webHidden/>
                  </w:rPr>
                  <w:fldChar w:fldCharType="separate"/>
                </w:r>
                <w:r w:rsidR="00BD1D4E">
                  <w:rPr>
                    <w:noProof/>
                    <w:webHidden/>
                  </w:rPr>
                  <w:t>14</w:t>
                </w:r>
                <w:r w:rsidR="00DE5C99">
                  <w:rPr>
                    <w:noProof/>
                    <w:webHidden/>
                  </w:rPr>
                  <w:fldChar w:fldCharType="end"/>
                </w:r>
              </w:hyperlink>
            </w:p>
            <w:p w14:paraId="394099E8" w14:textId="77777777" w:rsidR="00DE5C99" w:rsidRDefault="00A41F00">
              <w:pPr>
                <w:pStyle w:val="TOC2"/>
                <w:rPr>
                  <w:rFonts w:asciiTheme="minorHAnsi" w:eastAsiaTheme="minorEastAsia" w:hAnsiTheme="minorHAnsi" w:cstheme="minorBidi"/>
                  <w:noProof/>
                  <w:color w:val="auto"/>
                  <w:sz w:val="22"/>
                  <w:szCs w:val="22"/>
                </w:rPr>
              </w:pPr>
              <w:hyperlink w:anchor="_Toc470168210" w:history="1">
                <w:r w:rsidR="00DE5C99" w:rsidRPr="00537038">
                  <w:rPr>
                    <w:rStyle w:val="Hyperlink"/>
                    <w:noProof/>
                  </w:rPr>
                  <w:t>Account Transfer Transactions in the Portfolio</w:t>
                </w:r>
                <w:r w:rsidR="00DE5C99">
                  <w:rPr>
                    <w:noProof/>
                    <w:webHidden/>
                  </w:rPr>
                  <w:tab/>
                </w:r>
                <w:r w:rsidR="00DE5C99">
                  <w:rPr>
                    <w:noProof/>
                    <w:webHidden/>
                  </w:rPr>
                  <w:fldChar w:fldCharType="begin"/>
                </w:r>
                <w:r w:rsidR="00DE5C99">
                  <w:rPr>
                    <w:noProof/>
                    <w:webHidden/>
                  </w:rPr>
                  <w:instrText xml:space="preserve"> PAGEREF _Toc470168210 \h </w:instrText>
                </w:r>
                <w:r w:rsidR="00DE5C99">
                  <w:rPr>
                    <w:noProof/>
                    <w:webHidden/>
                  </w:rPr>
                </w:r>
                <w:r w:rsidR="00DE5C99">
                  <w:rPr>
                    <w:noProof/>
                    <w:webHidden/>
                  </w:rPr>
                  <w:fldChar w:fldCharType="separate"/>
                </w:r>
                <w:r w:rsidR="00BD1D4E">
                  <w:rPr>
                    <w:noProof/>
                    <w:webHidden/>
                  </w:rPr>
                  <w:t>14</w:t>
                </w:r>
                <w:r w:rsidR="00DE5C99">
                  <w:rPr>
                    <w:noProof/>
                    <w:webHidden/>
                  </w:rPr>
                  <w:fldChar w:fldCharType="end"/>
                </w:r>
              </w:hyperlink>
            </w:p>
            <w:p w14:paraId="7E5D32F8" w14:textId="77777777" w:rsidR="00DE5C99" w:rsidRDefault="00A41F00">
              <w:pPr>
                <w:pStyle w:val="TOC1"/>
                <w:rPr>
                  <w:rFonts w:asciiTheme="minorHAnsi" w:eastAsiaTheme="minorEastAsia" w:hAnsiTheme="minorHAnsi" w:cstheme="minorBidi"/>
                  <w:b w:val="0"/>
                  <w:noProof/>
                  <w:color w:val="auto"/>
                  <w:sz w:val="22"/>
                  <w:szCs w:val="22"/>
                </w:rPr>
              </w:pPr>
              <w:hyperlink w:anchor="_Toc470168211" w:history="1">
                <w:r w:rsidR="00DE5C99" w:rsidRPr="00537038">
                  <w:rPr>
                    <w:rStyle w:val="Hyperlink"/>
                    <w:noProof/>
                  </w:rPr>
                  <w:t>Auditing Historical VMs</w:t>
                </w:r>
                <w:r w:rsidR="00DE5C99">
                  <w:rPr>
                    <w:noProof/>
                    <w:webHidden/>
                  </w:rPr>
                  <w:tab/>
                </w:r>
                <w:r w:rsidR="00DE5C99">
                  <w:rPr>
                    <w:noProof/>
                    <w:webHidden/>
                  </w:rPr>
                  <w:fldChar w:fldCharType="begin"/>
                </w:r>
                <w:r w:rsidR="00DE5C99">
                  <w:rPr>
                    <w:noProof/>
                    <w:webHidden/>
                  </w:rPr>
                  <w:instrText xml:space="preserve"> PAGEREF _Toc470168211 \h </w:instrText>
                </w:r>
                <w:r w:rsidR="00DE5C99">
                  <w:rPr>
                    <w:noProof/>
                    <w:webHidden/>
                  </w:rPr>
                </w:r>
                <w:r w:rsidR="00DE5C99">
                  <w:rPr>
                    <w:noProof/>
                    <w:webHidden/>
                  </w:rPr>
                  <w:fldChar w:fldCharType="separate"/>
                </w:r>
                <w:r w:rsidR="00BD1D4E">
                  <w:rPr>
                    <w:noProof/>
                    <w:webHidden/>
                  </w:rPr>
                  <w:t>15</w:t>
                </w:r>
                <w:r w:rsidR="00DE5C99">
                  <w:rPr>
                    <w:noProof/>
                    <w:webHidden/>
                  </w:rPr>
                  <w:fldChar w:fldCharType="end"/>
                </w:r>
              </w:hyperlink>
            </w:p>
            <w:p w14:paraId="58793E31" w14:textId="77777777" w:rsidR="00DE5C99" w:rsidRDefault="00A41F00">
              <w:pPr>
                <w:pStyle w:val="TOC2"/>
                <w:rPr>
                  <w:rFonts w:asciiTheme="minorHAnsi" w:eastAsiaTheme="minorEastAsia" w:hAnsiTheme="minorHAnsi" w:cstheme="minorBidi"/>
                  <w:noProof/>
                  <w:color w:val="auto"/>
                  <w:sz w:val="22"/>
                  <w:szCs w:val="22"/>
                </w:rPr>
              </w:pPr>
              <w:hyperlink w:anchor="_Toc470168212" w:history="1">
                <w:r w:rsidR="00DE5C99" w:rsidRPr="00537038">
                  <w:rPr>
                    <w:rStyle w:val="Hyperlink"/>
                    <w:noProof/>
                  </w:rPr>
                  <w:t>In the Portfolio</w:t>
                </w:r>
                <w:r w:rsidR="00DE5C99">
                  <w:rPr>
                    <w:noProof/>
                    <w:webHidden/>
                  </w:rPr>
                  <w:tab/>
                </w:r>
                <w:r w:rsidR="00DE5C99">
                  <w:rPr>
                    <w:noProof/>
                    <w:webHidden/>
                  </w:rPr>
                  <w:fldChar w:fldCharType="begin"/>
                </w:r>
                <w:r w:rsidR="00DE5C99">
                  <w:rPr>
                    <w:noProof/>
                    <w:webHidden/>
                  </w:rPr>
                  <w:instrText xml:space="preserve"> PAGEREF _Toc470168212 \h </w:instrText>
                </w:r>
                <w:r w:rsidR="00DE5C99">
                  <w:rPr>
                    <w:noProof/>
                    <w:webHidden/>
                  </w:rPr>
                </w:r>
                <w:r w:rsidR="00DE5C99">
                  <w:rPr>
                    <w:noProof/>
                    <w:webHidden/>
                  </w:rPr>
                  <w:fldChar w:fldCharType="separate"/>
                </w:r>
                <w:r w:rsidR="00BD1D4E">
                  <w:rPr>
                    <w:noProof/>
                    <w:webHidden/>
                  </w:rPr>
                  <w:t>15</w:t>
                </w:r>
                <w:r w:rsidR="00DE5C99">
                  <w:rPr>
                    <w:noProof/>
                    <w:webHidden/>
                  </w:rPr>
                  <w:fldChar w:fldCharType="end"/>
                </w:r>
              </w:hyperlink>
            </w:p>
            <w:p w14:paraId="3E53BF6F" w14:textId="77777777" w:rsidR="00DE5C99" w:rsidRDefault="00A41F00">
              <w:pPr>
                <w:pStyle w:val="TOC2"/>
                <w:rPr>
                  <w:rFonts w:asciiTheme="minorHAnsi" w:eastAsiaTheme="minorEastAsia" w:hAnsiTheme="minorHAnsi" w:cstheme="minorBidi"/>
                  <w:noProof/>
                  <w:color w:val="auto"/>
                  <w:sz w:val="22"/>
                  <w:szCs w:val="22"/>
                </w:rPr>
              </w:pPr>
              <w:hyperlink w:anchor="_Toc470168213" w:history="1">
                <w:r w:rsidR="00DE5C99" w:rsidRPr="00537038">
                  <w:rPr>
                    <w:rStyle w:val="Hyperlink"/>
                    <w:noProof/>
                  </w:rPr>
                  <w:t>In the Variation Margin Report</w:t>
                </w:r>
                <w:r w:rsidR="00DE5C99">
                  <w:rPr>
                    <w:noProof/>
                    <w:webHidden/>
                  </w:rPr>
                  <w:tab/>
                </w:r>
                <w:r w:rsidR="00DE5C99">
                  <w:rPr>
                    <w:noProof/>
                    <w:webHidden/>
                  </w:rPr>
                  <w:fldChar w:fldCharType="begin"/>
                </w:r>
                <w:r w:rsidR="00DE5C99">
                  <w:rPr>
                    <w:noProof/>
                    <w:webHidden/>
                  </w:rPr>
                  <w:instrText xml:space="preserve"> PAGEREF _Toc470168213 \h </w:instrText>
                </w:r>
                <w:r w:rsidR="00DE5C99">
                  <w:rPr>
                    <w:noProof/>
                    <w:webHidden/>
                  </w:rPr>
                </w:r>
                <w:r w:rsidR="00DE5C99">
                  <w:rPr>
                    <w:noProof/>
                    <w:webHidden/>
                  </w:rPr>
                  <w:fldChar w:fldCharType="separate"/>
                </w:r>
                <w:r w:rsidR="00BD1D4E">
                  <w:rPr>
                    <w:noProof/>
                    <w:webHidden/>
                  </w:rPr>
                  <w:t>16</w:t>
                </w:r>
                <w:r w:rsidR="00DE5C99">
                  <w:rPr>
                    <w:noProof/>
                    <w:webHidden/>
                  </w:rPr>
                  <w:fldChar w:fldCharType="end"/>
                </w:r>
              </w:hyperlink>
            </w:p>
            <w:p w14:paraId="2DE3D2CD" w14:textId="77777777" w:rsidR="00DE5C99" w:rsidRDefault="00A41F00">
              <w:pPr>
                <w:pStyle w:val="TOC1"/>
                <w:rPr>
                  <w:rFonts w:asciiTheme="minorHAnsi" w:eastAsiaTheme="minorEastAsia" w:hAnsiTheme="minorHAnsi" w:cstheme="minorBidi"/>
                  <w:b w:val="0"/>
                  <w:noProof/>
                  <w:color w:val="auto"/>
                  <w:sz w:val="22"/>
                  <w:szCs w:val="22"/>
                </w:rPr>
              </w:pPr>
              <w:hyperlink w:anchor="_Toc470168214" w:history="1">
                <w:r w:rsidR="00DE5C99" w:rsidRPr="00537038">
                  <w:rPr>
                    <w:rStyle w:val="Hyperlink"/>
                    <w:noProof/>
                  </w:rPr>
                  <w:t>What is New in 7.2.1</w:t>
                </w:r>
                <w:r w:rsidR="00DE5C99">
                  <w:rPr>
                    <w:noProof/>
                    <w:webHidden/>
                  </w:rPr>
                  <w:tab/>
                </w:r>
                <w:r w:rsidR="00DE5C99">
                  <w:rPr>
                    <w:noProof/>
                    <w:webHidden/>
                  </w:rPr>
                  <w:fldChar w:fldCharType="begin"/>
                </w:r>
                <w:r w:rsidR="00DE5C99">
                  <w:rPr>
                    <w:noProof/>
                    <w:webHidden/>
                  </w:rPr>
                  <w:instrText xml:space="preserve"> PAGEREF _Toc470168214 \h </w:instrText>
                </w:r>
                <w:r w:rsidR="00DE5C99">
                  <w:rPr>
                    <w:noProof/>
                    <w:webHidden/>
                  </w:rPr>
                </w:r>
                <w:r w:rsidR="00DE5C99">
                  <w:rPr>
                    <w:noProof/>
                    <w:webHidden/>
                  </w:rPr>
                  <w:fldChar w:fldCharType="separate"/>
                </w:r>
                <w:r w:rsidR="00BD1D4E">
                  <w:rPr>
                    <w:noProof/>
                    <w:webHidden/>
                  </w:rPr>
                  <w:t>17</w:t>
                </w:r>
                <w:r w:rsidR="00DE5C99">
                  <w:rPr>
                    <w:noProof/>
                    <w:webHidden/>
                  </w:rPr>
                  <w:fldChar w:fldCharType="end"/>
                </w:r>
              </w:hyperlink>
            </w:p>
            <w:p w14:paraId="181AD545" w14:textId="77777777" w:rsidR="00DE5C99" w:rsidRDefault="00A41F00">
              <w:pPr>
                <w:pStyle w:val="TOC2"/>
                <w:rPr>
                  <w:rFonts w:asciiTheme="minorHAnsi" w:eastAsiaTheme="minorEastAsia" w:hAnsiTheme="minorHAnsi" w:cstheme="minorBidi"/>
                  <w:noProof/>
                  <w:color w:val="auto"/>
                  <w:sz w:val="22"/>
                  <w:szCs w:val="22"/>
                </w:rPr>
              </w:pPr>
              <w:hyperlink w:anchor="_Toc470168215" w:history="1">
                <w:r w:rsidR="00DE5C99" w:rsidRPr="00537038">
                  <w:rPr>
                    <w:rStyle w:val="Hyperlink"/>
                    <w:noProof/>
                  </w:rPr>
                  <w:t>Principle</w:t>
                </w:r>
                <w:r w:rsidR="00DE5C99">
                  <w:rPr>
                    <w:noProof/>
                    <w:webHidden/>
                  </w:rPr>
                  <w:tab/>
                </w:r>
                <w:r w:rsidR="00DE5C99">
                  <w:rPr>
                    <w:noProof/>
                    <w:webHidden/>
                  </w:rPr>
                  <w:fldChar w:fldCharType="begin"/>
                </w:r>
                <w:r w:rsidR="00DE5C99">
                  <w:rPr>
                    <w:noProof/>
                    <w:webHidden/>
                  </w:rPr>
                  <w:instrText xml:space="preserve"> PAGEREF _Toc470168215 \h </w:instrText>
                </w:r>
                <w:r w:rsidR="00DE5C99">
                  <w:rPr>
                    <w:noProof/>
                    <w:webHidden/>
                  </w:rPr>
                </w:r>
                <w:r w:rsidR="00DE5C99">
                  <w:rPr>
                    <w:noProof/>
                    <w:webHidden/>
                  </w:rPr>
                  <w:fldChar w:fldCharType="separate"/>
                </w:r>
                <w:r w:rsidR="00BD1D4E">
                  <w:rPr>
                    <w:noProof/>
                    <w:webHidden/>
                  </w:rPr>
                  <w:t>17</w:t>
                </w:r>
                <w:r w:rsidR="00DE5C99">
                  <w:rPr>
                    <w:noProof/>
                    <w:webHidden/>
                  </w:rPr>
                  <w:fldChar w:fldCharType="end"/>
                </w:r>
              </w:hyperlink>
            </w:p>
            <w:p w14:paraId="587486E4" w14:textId="77777777" w:rsidR="00DE5C99" w:rsidRDefault="00A41F00">
              <w:pPr>
                <w:pStyle w:val="TOC2"/>
                <w:rPr>
                  <w:rFonts w:asciiTheme="minorHAnsi" w:eastAsiaTheme="minorEastAsia" w:hAnsiTheme="minorHAnsi" w:cstheme="minorBidi"/>
                  <w:noProof/>
                  <w:color w:val="auto"/>
                  <w:sz w:val="22"/>
                  <w:szCs w:val="22"/>
                </w:rPr>
              </w:pPr>
              <w:hyperlink w:anchor="_Toc470168216" w:history="1">
                <w:r w:rsidR="00DE5C99" w:rsidRPr="00537038">
                  <w:rPr>
                    <w:rStyle w:val="Hyperlink"/>
                    <w:noProof/>
                  </w:rPr>
                  <w:t>Variation Margin for Options</w:t>
                </w:r>
                <w:r w:rsidR="00DE5C99">
                  <w:rPr>
                    <w:noProof/>
                    <w:webHidden/>
                  </w:rPr>
                  <w:tab/>
                </w:r>
                <w:r w:rsidR="00DE5C99">
                  <w:rPr>
                    <w:noProof/>
                    <w:webHidden/>
                  </w:rPr>
                  <w:fldChar w:fldCharType="begin"/>
                </w:r>
                <w:r w:rsidR="00DE5C99">
                  <w:rPr>
                    <w:noProof/>
                    <w:webHidden/>
                  </w:rPr>
                  <w:instrText xml:space="preserve"> PAGEREF _Toc470168216 \h </w:instrText>
                </w:r>
                <w:r w:rsidR="00DE5C99">
                  <w:rPr>
                    <w:noProof/>
                    <w:webHidden/>
                  </w:rPr>
                </w:r>
                <w:r w:rsidR="00DE5C99">
                  <w:rPr>
                    <w:noProof/>
                    <w:webHidden/>
                  </w:rPr>
                  <w:fldChar w:fldCharType="separate"/>
                </w:r>
                <w:r w:rsidR="00BD1D4E">
                  <w:rPr>
                    <w:noProof/>
                    <w:webHidden/>
                  </w:rPr>
                  <w:t>17</w:t>
                </w:r>
                <w:r w:rsidR="00DE5C99">
                  <w:rPr>
                    <w:noProof/>
                    <w:webHidden/>
                  </w:rPr>
                  <w:fldChar w:fldCharType="end"/>
                </w:r>
              </w:hyperlink>
            </w:p>
            <w:p w14:paraId="0967B5F8" w14:textId="77777777" w:rsidR="00DE5C99" w:rsidRDefault="00A41F00">
              <w:pPr>
                <w:pStyle w:val="TOC2"/>
                <w:rPr>
                  <w:rFonts w:asciiTheme="minorHAnsi" w:eastAsiaTheme="minorEastAsia" w:hAnsiTheme="minorHAnsi" w:cstheme="minorBidi"/>
                  <w:noProof/>
                  <w:color w:val="auto"/>
                  <w:sz w:val="22"/>
                  <w:szCs w:val="22"/>
                </w:rPr>
              </w:pPr>
              <w:hyperlink w:anchor="_Toc470168217" w:history="1">
                <w:r w:rsidR="00DE5C99" w:rsidRPr="00537038">
                  <w:rPr>
                    <w:rStyle w:val="Hyperlink"/>
                    <w:noProof/>
                  </w:rPr>
                  <w:t>Collateral Clearing Module</w:t>
                </w:r>
                <w:r w:rsidR="00DE5C99">
                  <w:rPr>
                    <w:noProof/>
                    <w:webHidden/>
                  </w:rPr>
                  <w:tab/>
                </w:r>
                <w:r w:rsidR="00DE5C99">
                  <w:rPr>
                    <w:noProof/>
                    <w:webHidden/>
                  </w:rPr>
                  <w:fldChar w:fldCharType="begin"/>
                </w:r>
                <w:r w:rsidR="00DE5C99">
                  <w:rPr>
                    <w:noProof/>
                    <w:webHidden/>
                  </w:rPr>
                  <w:instrText xml:space="preserve"> PAGEREF _Toc470168217 \h </w:instrText>
                </w:r>
                <w:r w:rsidR="00DE5C99">
                  <w:rPr>
                    <w:noProof/>
                    <w:webHidden/>
                  </w:rPr>
                </w:r>
                <w:r w:rsidR="00DE5C99">
                  <w:rPr>
                    <w:noProof/>
                    <w:webHidden/>
                  </w:rPr>
                  <w:fldChar w:fldCharType="separate"/>
                </w:r>
                <w:r w:rsidR="00BD1D4E">
                  <w:rPr>
                    <w:noProof/>
                    <w:webHidden/>
                  </w:rPr>
                  <w:t>18</w:t>
                </w:r>
                <w:r w:rsidR="00DE5C99">
                  <w:rPr>
                    <w:noProof/>
                    <w:webHidden/>
                  </w:rPr>
                  <w:fldChar w:fldCharType="end"/>
                </w:r>
              </w:hyperlink>
            </w:p>
            <w:p w14:paraId="6ABC961A" w14:textId="77777777" w:rsidR="00DE5C99" w:rsidRDefault="00A41F00">
              <w:pPr>
                <w:pStyle w:val="TOC1"/>
                <w:rPr>
                  <w:rFonts w:asciiTheme="minorHAnsi" w:eastAsiaTheme="minorEastAsia" w:hAnsiTheme="minorHAnsi" w:cstheme="minorBidi"/>
                  <w:b w:val="0"/>
                  <w:noProof/>
                  <w:color w:val="auto"/>
                  <w:sz w:val="22"/>
                  <w:szCs w:val="22"/>
                </w:rPr>
              </w:pPr>
              <w:hyperlink w:anchor="_Toc470168218" w:history="1">
                <w:r w:rsidR="00DE5C99" w:rsidRPr="00537038">
                  <w:rPr>
                    <w:rStyle w:val="Hyperlink"/>
                    <w:noProof/>
                  </w:rPr>
                  <w:t>Appendix</w:t>
                </w:r>
                <w:r w:rsidR="00DE5C99">
                  <w:rPr>
                    <w:noProof/>
                    <w:webHidden/>
                  </w:rPr>
                  <w:tab/>
                </w:r>
                <w:r w:rsidR="00DE5C99">
                  <w:rPr>
                    <w:noProof/>
                    <w:webHidden/>
                  </w:rPr>
                  <w:fldChar w:fldCharType="begin"/>
                </w:r>
                <w:r w:rsidR="00DE5C99">
                  <w:rPr>
                    <w:noProof/>
                    <w:webHidden/>
                  </w:rPr>
                  <w:instrText xml:space="preserve"> PAGEREF _Toc470168218 \h </w:instrText>
                </w:r>
                <w:r w:rsidR="00DE5C99">
                  <w:rPr>
                    <w:noProof/>
                    <w:webHidden/>
                  </w:rPr>
                </w:r>
                <w:r w:rsidR="00DE5C99">
                  <w:rPr>
                    <w:noProof/>
                    <w:webHidden/>
                  </w:rPr>
                  <w:fldChar w:fldCharType="separate"/>
                </w:r>
                <w:r w:rsidR="00BD1D4E">
                  <w:rPr>
                    <w:noProof/>
                    <w:webHidden/>
                  </w:rPr>
                  <w:t>19</w:t>
                </w:r>
                <w:r w:rsidR="00DE5C99">
                  <w:rPr>
                    <w:noProof/>
                    <w:webHidden/>
                  </w:rPr>
                  <w:fldChar w:fldCharType="end"/>
                </w:r>
              </w:hyperlink>
            </w:p>
            <w:p w14:paraId="5FD74753" w14:textId="77777777" w:rsidR="00DE5C99" w:rsidRDefault="00A41F00">
              <w:pPr>
                <w:pStyle w:val="TOC2"/>
                <w:rPr>
                  <w:rFonts w:asciiTheme="minorHAnsi" w:eastAsiaTheme="minorEastAsia" w:hAnsiTheme="minorHAnsi" w:cstheme="minorBidi"/>
                  <w:noProof/>
                  <w:color w:val="auto"/>
                  <w:sz w:val="22"/>
                  <w:szCs w:val="22"/>
                </w:rPr>
              </w:pPr>
              <w:hyperlink w:anchor="_Toc470168219" w:history="1">
                <w:r w:rsidR="00DE5C99" w:rsidRPr="00537038">
                  <w:rPr>
                    <w:rStyle w:val="Hyperlink"/>
                    <w:noProof/>
                  </w:rPr>
                  <w:t>Appendix 1- Why you should not use the ‘Yes with ticket’ option</w:t>
                </w:r>
                <w:r w:rsidR="00DE5C99">
                  <w:rPr>
                    <w:noProof/>
                    <w:webHidden/>
                  </w:rPr>
                  <w:tab/>
                </w:r>
                <w:r w:rsidR="00DE5C99">
                  <w:rPr>
                    <w:noProof/>
                    <w:webHidden/>
                  </w:rPr>
                  <w:fldChar w:fldCharType="begin"/>
                </w:r>
                <w:r w:rsidR="00DE5C99">
                  <w:rPr>
                    <w:noProof/>
                    <w:webHidden/>
                  </w:rPr>
                  <w:instrText xml:space="preserve"> PAGEREF _Toc470168219 \h </w:instrText>
                </w:r>
                <w:r w:rsidR="00DE5C99">
                  <w:rPr>
                    <w:noProof/>
                    <w:webHidden/>
                  </w:rPr>
                </w:r>
                <w:r w:rsidR="00DE5C99">
                  <w:rPr>
                    <w:noProof/>
                    <w:webHidden/>
                  </w:rPr>
                  <w:fldChar w:fldCharType="separate"/>
                </w:r>
                <w:r w:rsidR="00BD1D4E">
                  <w:rPr>
                    <w:noProof/>
                    <w:webHidden/>
                  </w:rPr>
                  <w:t>19</w:t>
                </w:r>
                <w:r w:rsidR="00DE5C99">
                  <w:rPr>
                    <w:noProof/>
                    <w:webHidden/>
                  </w:rPr>
                  <w:fldChar w:fldCharType="end"/>
                </w:r>
              </w:hyperlink>
            </w:p>
            <w:p w14:paraId="60D819DC" w14:textId="0B87CAF4" w:rsidR="00DE5C99" w:rsidRDefault="004774C2">
              <w:pPr>
                <w:pStyle w:val="TOC2"/>
                <w:rPr>
                  <w:rFonts w:asciiTheme="minorHAnsi" w:eastAsiaTheme="minorEastAsia" w:hAnsiTheme="minorHAnsi" w:cstheme="minorBidi"/>
                  <w:noProof/>
                  <w:color w:val="auto"/>
                  <w:sz w:val="22"/>
                  <w:szCs w:val="22"/>
                </w:rPr>
              </w:pPr>
              <w:r>
                <w:lastRenderedPageBreak/>
                <w:fldChar w:fldCharType="begin"/>
              </w:r>
              <w:r>
                <w:instrText xml:space="preserve"> HYPERLINK \l "_Toc470168220" </w:instrText>
              </w:r>
              <w:r>
                <w:fldChar w:fldCharType="separate"/>
              </w:r>
              <w:r w:rsidR="00DE5C99" w:rsidRPr="00537038">
                <w:rPr>
                  <w:rStyle w:val="Hyperlink"/>
                  <w:noProof/>
                </w:rPr>
                <w:t xml:space="preserve">Appendix 2- Variation Margin Report Set-up for </w:t>
              </w:r>
              <w:del w:id="0" w:author="Forcher, Pascale" w:date="2017-01-11T09:57:00Z">
                <w:r w:rsidR="00DE5C99" w:rsidRPr="00537038" w:rsidDel="004774C2">
                  <w:rPr>
                    <w:rStyle w:val="Hyperlink"/>
                    <w:noProof/>
                  </w:rPr>
                  <w:delText>Intelimatch</w:delText>
                </w:r>
              </w:del>
              <w:ins w:id="1" w:author="Forcher, Pascale" w:date="2017-01-11T09:57:00Z">
                <w:r>
                  <w:rPr>
                    <w:rStyle w:val="Hyperlink"/>
                    <w:noProof/>
                  </w:rPr>
                  <w:t>Intellimatch</w:t>
                </w:r>
              </w:ins>
              <w:r w:rsidR="00DE5C99">
                <w:rPr>
                  <w:noProof/>
                  <w:webHidden/>
                </w:rPr>
                <w:tab/>
              </w:r>
              <w:r w:rsidR="00DE5C99">
                <w:rPr>
                  <w:noProof/>
                  <w:webHidden/>
                </w:rPr>
                <w:fldChar w:fldCharType="begin"/>
              </w:r>
              <w:r w:rsidR="00DE5C99">
                <w:rPr>
                  <w:noProof/>
                  <w:webHidden/>
                </w:rPr>
                <w:instrText xml:space="preserve"> PAGEREF _Toc470168220 \h </w:instrText>
              </w:r>
              <w:r w:rsidR="00DE5C99">
                <w:rPr>
                  <w:noProof/>
                  <w:webHidden/>
                </w:rPr>
              </w:r>
              <w:r w:rsidR="00DE5C99">
                <w:rPr>
                  <w:noProof/>
                  <w:webHidden/>
                </w:rPr>
                <w:fldChar w:fldCharType="separate"/>
              </w:r>
              <w:r w:rsidR="00BD1D4E">
                <w:rPr>
                  <w:noProof/>
                  <w:webHidden/>
                </w:rPr>
                <w:t>20</w:t>
              </w:r>
              <w:r w:rsidR="00DE5C99">
                <w:rPr>
                  <w:noProof/>
                  <w:webHidden/>
                </w:rPr>
                <w:fldChar w:fldCharType="end"/>
              </w:r>
              <w:r>
                <w:rPr>
                  <w:noProof/>
                </w:rPr>
                <w:fldChar w:fldCharType="end"/>
              </w:r>
            </w:p>
            <w:p w14:paraId="5D64FD8A" w14:textId="77777777" w:rsidR="00DE5C99" w:rsidRDefault="00A41F00">
              <w:pPr>
                <w:pStyle w:val="TOC2"/>
                <w:rPr>
                  <w:rFonts w:asciiTheme="minorHAnsi" w:eastAsiaTheme="minorEastAsia" w:hAnsiTheme="minorHAnsi" w:cstheme="minorBidi"/>
                  <w:noProof/>
                  <w:color w:val="auto"/>
                  <w:sz w:val="22"/>
                  <w:szCs w:val="22"/>
                </w:rPr>
              </w:pPr>
              <w:hyperlink w:anchor="_Toc470168221" w:history="1">
                <w:r w:rsidR="00DE5C99" w:rsidRPr="00537038">
                  <w:rPr>
                    <w:rStyle w:val="Hyperlink"/>
                    <w:noProof/>
                  </w:rPr>
                  <w:t>Appendix 3- Cash Transfer Report Set-up for Integration Service</w:t>
                </w:r>
                <w:r w:rsidR="00DE5C99">
                  <w:rPr>
                    <w:noProof/>
                    <w:webHidden/>
                  </w:rPr>
                  <w:tab/>
                </w:r>
                <w:r w:rsidR="00DE5C99">
                  <w:rPr>
                    <w:noProof/>
                    <w:webHidden/>
                  </w:rPr>
                  <w:fldChar w:fldCharType="begin"/>
                </w:r>
                <w:r w:rsidR="00DE5C99">
                  <w:rPr>
                    <w:noProof/>
                    <w:webHidden/>
                  </w:rPr>
                  <w:instrText xml:space="preserve"> PAGEREF _Toc470168221 \h </w:instrText>
                </w:r>
                <w:r w:rsidR="00DE5C99">
                  <w:rPr>
                    <w:noProof/>
                    <w:webHidden/>
                  </w:rPr>
                </w:r>
                <w:r w:rsidR="00DE5C99">
                  <w:rPr>
                    <w:noProof/>
                    <w:webHidden/>
                  </w:rPr>
                  <w:fldChar w:fldCharType="separate"/>
                </w:r>
                <w:r w:rsidR="00BD1D4E">
                  <w:rPr>
                    <w:noProof/>
                    <w:webHidden/>
                  </w:rPr>
                  <w:t>23</w:t>
                </w:r>
                <w:r w:rsidR="00DE5C99">
                  <w:rPr>
                    <w:noProof/>
                    <w:webHidden/>
                  </w:rPr>
                  <w:fldChar w:fldCharType="end"/>
                </w:r>
              </w:hyperlink>
            </w:p>
            <w:p w14:paraId="065F7133" w14:textId="138BFF00" w:rsidR="00D52886" w:rsidRPr="00B64A6D" w:rsidRDefault="007D0E6D" w:rsidP="00D52886">
              <w:pPr>
                <w:rPr>
                  <w:lang w:val="en-US"/>
                </w:rPr>
              </w:pPr>
              <w:r w:rsidRPr="00B64A6D">
                <w:rPr>
                  <w:rFonts w:asciiTheme="majorHAnsi" w:hAnsiTheme="majorHAnsi"/>
                  <w:b/>
                  <w:sz w:val="32"/>
                  <w:lang w:val="en-US"/>
                </w:rPr>
                <w:fldChar w:fldCharType="end"/>
              </w:r>
            </w:p>
          </w:sdtContent>
        </w:sdt>
      </w:sdtContent>
    </w:sdt>
    <w:p w14:paraId="168671BE" w14:textId="77777777" w:rsidR="004F4426" w:rsidRPr="00B64A6D" w:rsidRDefault="0050680E" w:rsidP="00D52886">
      <w:pPr>
        <w:rPr>
          <w:lang w:val="en-US"/>
        </w:rPr>
        <w:sectPr w:rsidR="004F4426" w:rsidRPr="00B64A6D" w:rsidSect="004F4426">
          <w:footerReference w:type="default" r:id="rId12"/>
          <w:footerReference w:type="first" r:id="rId13"/>
          <w:pgSz w:w="11906" w:h="16838" w:code="9"/>
          <w:pgMar w:top="1134" w:right="1134" w:bottom="1134" w:left="3402" w:header="567" w:footer="567" w:gutter="0"/>
          <w:pgNumType w:start="0"/>
          <w:cols w:space="708"/>
          <w:titlePg/>
          <w:docGrid w:linePitch="360"/>
        </w:sectPr>
      </w:pPr>
      <w:r w:rsidRPr="00B64A6D">
        <w:rPr>
          <w:noProof/>
          <w:lang w:val="en-US"/>
        </w:rPr>
        <mc:AlternateContent>
          <mc:Choice Requires="wps">
            <w:drawing>
              <wp:anchor distT="0" distB="0" distL="114300" distR="114300" simplePos="0" relativeHeight="251661312" behindDoc="1" locked="0" layoutInCell="1" allowOverlap="1" wp14:anchorId="2F50B9A8" wp14:editId="46EF3C05">
                <wp:simplePos x="0" y="0"/>
                <wp:positionH relativeFrom="page">
                  <wp:posOffset>361950</wp:posOffset>
                </wp:positionH>
                <wp:positionV relativeFrom="page">
                  <wp:posOffset>7762875</wp:posOffset>
                </wp:positionV>
                <wp:extent cx="1440000" cy="2609215"/>
                <wp:effectExtent l="0" t="0" r="8255" b="635"/>
                <wp:wrapNone/>
                <wp:docPr id="4" name="Text Box 4"/>
                <wp:cNvGraphicFramePr/>
                <a:graphic xmlns:a="http://schemas.openxmlformats.org/drawingml/2006/main">
                  <a:graphicData uri="http://schemas.microsoft.com/office/word/2010/wordprocessingShape">
                    <wps:wsp>
                      <wps:cNvSpPr txBox="1"/>
                      <wps:spPr>
                        <a:xfrm>
                          <a:off x="0" y="0"/>
                          <a:ext cx="1440000" cy="2609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42E534" w14:textId="77777777" w:rsidR="00A41F00" w:rsidRPr="00B7451A" w:rsidRDefault="00A41F00" w:rsidP="005860BA">
                            <w:pPr>
                              <w:rPr>
                                <w:b/>
                              </w:rPr>
                            </w:pPr>
                            <w:r w:rsidRPr="00B7451A">
                              <w:rPr>
                                <w:b/>
                              </w:rPr>
                              <w:t xml:space="preserve">© Misys Limited </w:t>
                            </w:r>
                            <w:r w:rsidRPr="00B7451A">
                              <w:rPr>
                                <w:b/>
                              </w:rPr>
                              <w:br/>
                              <w:t>All rights reserved</w:t>
                            </w:r>
                          </w:p>
                          <w:p w14:paraId="415FC505" w14:textId="77777777" w:rsidR="00A41F00" w:rsidRPr="00B7451A" w:rsidRDefault="00A41F00" w:rsidP="005860BA"/>
                          <w:p w14:paraId="12163573" w14:textId="77777777" w:rsidR="00A41F00" w:rsidRPr="00B7451A" w:rsidRDefault="00A41F00" w:rsidP="005860BA">
                            <w:pPr>
                              <w:rPr>
                                <w:b/>
                              </w:rPr>
                            </w:pPr>
                            <w:r w:rsidRPr="00B7451A">
                              <w:rPr>
                                <w:b/>
                              </w:rPr>
                              <w:t xml:space="preserve">Registered in </w:t>
                            </w:r>
                            <w:r w:rsidRPr="00B7451A">
                              <w:rPr>
                                <w:b/>
                              </w:rPr>
                              <w:br/>
                              <w:t>England &amp; Wales</w:t>
                            </w:r>
                          </w:p>
                          <w:p w14:paraId="790D2E14" w14:textId="77777777" w:rsidR="00A41F00" w:rsidRPr="00B7451A" w:rsidRDefault="00A41F00" w:rsidP="005860BA">
                            <w:r w:rsidRPr="00B7451A">
                              <w:t>No. 01360027</w:t>
                            </w:r>
                          </w:p>
                          <w:p w14:paraId="09ADA30A" w14:textId="77777777" w:rsidR="00A41F00" w:rsidRPr="00B7451A" w:rsidRDefault="00A41F00" w:rsidP="005860BA"/>
                          <w:p w14:paraId="65546E27" w14:textId="77777777" w:rsidR="00A41F00" w:rsidRPr="00B7451A" w:rsidRDefault="00A41F00" w:rsidP="005860BA">
                            <w:r w:rsidRPr="00B7451A">
                              <w:rPr>
                                <w:b/>
                              </w:rPr>
                              <w:t xml:space="preserve">Registered Office: </w:t>
                            </w:r>
                            <w:r w:rsidRPr="00B7451A">
                              <w:rPr>
                                <w:b/>
                              </w:rPr>
                              <w:br/>
                            </w:r>
                            <w:r w:rsidRPr="00B7451A">
                              <w:t xml:space="preserve">One Kingdom Street Paddington </w:t>
                            </w:r>
                            <w:r w:rsidRPr="00B7451A">
                              <w:br/>
                              <w:t>London W2 6BL</w:t>
                            </w:r>
                            <w:r w:rsidRPr="00B7451A">
                              <w:br/>
                              <w:t>United Kingdom</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0B9A8" id="_x0000_t202" coordsize="21600,21600" o:spt="202" path="m,l,21600r21600,l21600,xe">
                <v:stroke joinstyle="miter"/>
                <v:path gradientshapeok="t" o:connecttype="rect"/>
              </v:shapetype>
              <v:shape id="Text Box 4" o:spid="_x0000_s1026" type="#_x0000_t202" style="position:absolute;margin-left:28.5pt;margin-top:611.25pt;width:113.4pt;height:205.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" filled="f" stroked="f" strokeweight=".5pt">
                <v:textbox inset="0,0,0,0">
                  <w:txbxContent>
                    <w:p w14:paraId="2042E534" w14:textId="77777777" w:rsidR="00A41F00" w:rsidRPr="00B7451A" w:rsidRDefault="00A41F00" w:rsidP="005860BA">
                      <w:pPr>
                        <w:rPr>
                          <w:b/>
                        </w:rPr>
                      </w:pPr>
                      <w:r w:rsidRPr="00B7451A">
                        <w:rPr>
                          <w:b/>
                        </w:rPr>
                        <w:t xml:space="preserve">© Misys Limited </w:t>
                      </w:r>
                      <w:r w:rsidRPr="00B7451A">
                        <w:rPr>
                          <w:b/>
                        </w:rPr>
                        <w:br/>
                        <w:t>All rights reserved</w:t>
                      </w:r>
                    </w:p>
                    <w:p w14:paraId="415FC505" w14:textId="77777777" w:rsidR="00A41F00" w:rsidRPr="00B7451A" w:rsidRDefault="00A41F00" w:rsidP="005860BA"/>
                    <w:p w14:paraId="12163573" w14:textId="77777777" w:rsidR="00A41F00" w:rsidRPr="00B7451A" w:rsidRDefault="00A41F00" w:rsidP="005860BA">
                      <w:pPr>
                        <w:rPr>
                          <w:b/>
                        </w:rPr>
                      </w:pPr>
                      <w:r w:rsidRPr="00B7451A">
                        <w:rPr>
                          <w:b/>
                        </w:rPr>
                        <w:t xml:space="preserve">Registered in </w:t>
                      </w:r>
                      <w:r w:rsidRPr="00B7451A">
                        <w:rPr>
                          <w:b/>
                        </w:rPr>
                        <w:br/>
                        <w:t>England &amp; Wales</w:t>
                      </w:r>
                    </w:p>
                    <w:p w14:paraId="790D2E14" w14:textId="77777777" w:rsidR="00A41F00" w:rsidRPr="00B7451A" w:rsidRDefault="00A41F00" w:rsidP="005860BA">
                      <w:r w:rsidRPr="00B7451A">
                        <w:t>No. 01360027</w:t>
                      </w:r>
                    </w:p>
                    <w:p w14:paraId="09ADA30A" w14:textId="77777777" w:rsidR="00A41F00" w:rsidRPr="00B7451A" w:rsidRDefault="00A41F00" w:rsidP="005860BA"/>
                    <w:p w14:paraId="65546E27" w14:textId="77777777" w:rsidR="00A41F00" w:rsidRPr="00B7451A" w:rsidRDefault="00A41F00" w:rsidP="005860BA">
                      <w:r w:rsidRPr="00B7451A">
                        <w:rPr>
                          <w:b/>
                        </w:rPr>
                        <w:t xml:space="preserve">Registered Office: </w:t>
                      </w:r>
                      <w:r w:rsidRPr="00B7451A">
                        <w:rPr>
                          <w:b/>
                        </w:rPr>
                        <w:br/>
                      </w:r>
                      <w:r w:rsidRPr="00B7451A">
                        <w:t xml:space="preserve">One Kingdom Street Paddington </w:t>
                      </w:r>
                      <w:r w:rsidRPr="00B7451A">
                        <w:br/>
                        <w:t>London W2 6BL</w:t>
                      </w:r>
                      <w:r w:rsidRPr="00B7451A">
                        <w:br/>
                        <w:t>United Kingdom</w:t>
                      </w:r>
                    </w:p>
                  </w:txbxContent>
                </v:textbox>
                <w10:wrap anchorx="page" anchory="page"/>
              </v:shape>
            </w:pict>
          </mc:Fallback>
        </mc:AlternateContent>
      </w:r>
    </w:p>
    <w:p w14:paraId="3EC6530D" w14:textId="77777777" w:rsidR="00811B2C" w:rsidRPr="00B64A6D" w:rsidRDefault="00811B2C" w:rsidP="00811B2C">
      <w:pPr>
        <w:pStyle w:val="MisysSectionHeadingLv1"/>
      </w:pPr>
      <w:bookmarkStart w:id="14" w:name="_Toc470168184"/>
      <w:r w:rsidRPr="00B64A6D">
        <w:lastRenderedPageBreak/>
        <w:t>Document Control</w:t>
      </w:r>
      <w:bookmarkEnd w:id="14"/>
    </w:p>
    <w:p w14:paraId="596CE912" w14:textId="77777777" w:rsidR="00402CA3" w:rsidRPr="00B64A6D" w:rsidRDefault="00811B2C" w:rsidP="00486FFD">
      <w:pPr>
        <w:pStyle w:val="MisysSectionHeadingLv2"/>
      </w:pPr>
      <w:bookmarkStart w:id="15" w:name="_Toc470168185"/>
      <w:r w:rsidRPr="00B64A6D">
        <w:t>Purpose</w:t>
      </w:r>
      <w:bookmarkEnd w:id="15"/>
    </w:p>
    <w:p w14:paraId="42363F17" w14:textId="77777777" w:rsidR="00402CA3" w:rsidRPr="00B64A6D" w:rsidRDefault="00402CA3" w:rsidP="0078701A">
      <w:pPr>
        <w:pStyle w:val="MisysTextBody"/>
      </w:pPr>
      <w:r w:rsidRPr="00B64A6D">
        <w:t>This document aims to outline the best practice approach for management of Variation Margin related activities on the FusionInvest platform for listed futures and options.</w:t>
      </w:r>
    </w:p>
    <w:p w14:paraId="361F303F" w14:textId="77777777" w:rsidR="00355845" w:rsidRPr="00B64A6D" w:rsidRDefault="00355845" w:rsidP="00486FFD">
      <w:pPr>
        <w:pStyle w:val="MisysSectionHeadingLv2"/>
      </w:pPr>
    </w:p>
    <w:p w14:paraId="658AA106" w14:textId="77777777" w:rsidR="00811B2C" w:rsidRPr="00B64A6D" w:rsidRDefault="00811B2C" w:rsidP="00486FFD">
      <w:pPr>
        <w:pStyle w:val="MisysSectionHeadingLv2"/>
      </w:pPr>
      <w:bookmarkStart w:id="16" w:name="_Toc470168186"/>
      <w:r w:rsidRPr="00B64A6D">
        <w:t>Revision History</w:t>
      </w:r>
      <w:bookmarkEnd w:id="16"/>
    </w:p>
    <w:tbl>
      <w:tblPr>
        <w:tblStyle w:val="MediumShading1-Accent4"/>
        <w:tblW w:w="0" w:type="auto"/>
        <w:tblLook w:val="04A0" w:firstRow="1" w:lastRow="0" w:firstColumn="1" w:lastColumn="0" w:noHBand="0" w:noVBand="1"/>
      </w:tblPr>
      <w:tblGrid>
        <w:gridCol w:w="3037"/>
        <w:gridCol w:w="3045"/>
        <w:gridCol w:w="3050"/>
      </w:tblGrid>
      <w:tr w:rsidR="00402CA3" w:rsidRPr="00B64A6D" w14:paraId="1A7706FD" w14:textId="77777777" w:rsidTr="00A41F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12504F9B" w14:textId="77777777" w:rsidR="00402CA3" w:rsidRPr="00B64A6D" w:rsidRDefault="00402CA3" w:rsidP="0078701A">
            <w:pPr>
              <w:pStyle w:val="MisysTextBody"/>
            </w:pPr>
            <w:r w:rsidRPr="00B64A6D">
              <w:t>Date</w:t>
            </w:r>
          </w:p>
        </w:tc>
        <w:tc>
          <w:tcPr>
            <w:tcW w:w="3045" w:type="dxa"/>
          </w:tcPr>
          <w:p w14:paraId="2E0A9A6B" w14:textId="77777777" w:rsidR="00402CA3" w:rsidRPr="00B64A6D" w:rsidRDefault="00402CA3" w:rsidP="0078701A">
            <w:pPr>
              <w:pStyle w:val="MisysTextBody"/>
              <w:cnfStyle w:val="100000000000" w:firstRow="1" w:lastRow="0" w:firstColumn="0" w:lastColumn="0" w:oddVBand="0" w:evenVBand="0" w:oddHBand="0" w:evenHBand="0" w:firstRowFirstColumn="0" w:firstRowLastColumn="0" w:lastRowFirstColumn="0" w:lastRowLastColumn="0"/>
            </w:pPr>
            <w:r w:rsidRPr="00B64A6D">
              <w:t>Author</w:t>
            </w:r>
          </w:p>
        </w:tc>
        <w:tc>
          <w:tcPr>
            <w:tcW w:w="3050" w:type="dxa"/>
          </w:tcPr>
          <w:p w14:paraId="67D2BBAF" w14:textId="77777777" w:rsidR="00402CA3" w:rsidRPr="00B64A6D" w:rsidRDefault="00402CA3" w:rsidP="0078701A">
            <w:pPr>
              <w:pStyle w:val="MisysTextBody"/>
              <w:cnfStyle w:val="100000000000" w:firstRow="1" w:lastRow="0" w:firstColumn="0" w:lastColumn="0" w:oddVBand="0" w:evenVBand="0" w:oddHBand="0" w:evenHBand="0" w:firstRowFirstColumn="0" w:firstRowLastColumn="0" w:lastRowFirstColumn="0" w:lastRowLastColumn="0"/>
            </w:pPr>
            <w:r w:rsidRPr="00B64A6D">
              <w:t>Comment</w:t>
            </w:r>
          </w:p>
        </w:tc>
      </w:tr>
      <w:tr w:rsidR="00402CA3" w:rsidRPr="00B64A6D" w14:paraId="24093EBF" w14:textId="77777777" w:rsidTr="00A41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6353C64A" w14:textId="77777777" w:rsidR="00402CA3" w:rsidRPr="00B64A6D" w:rsidRDefault="00402CA3" w:rsidP="0078701A">
            <w:pPr>
              <w:pStyle w:val="MisysTextBody"/>
            </w:pPr>
            <w:r w:rsidRPr="00B64A6D">
              <w:t>09 Sep. 16</w:t>
            </w:r>
          </w:p>
        </w:tc>
        <w:tc>
          <w:tcPr>
            <w:tcW w:w="3045" w:type="dxa"/>
          </w:tcPr>
          <w:p w14:paraId="1FEAEF6F" w14:textId="77777777" w:rsidR="00402CA3" w:rsidRPr="00B64A6D" w:rsidRDefault="00402CA3" w:rsidP="0078701A">
            <w:pPr>
              <w:pStyle w:val="MisysTextBody"/>
              <w:cnfStyle w:val="000000100000" w:firstRow="0" w:lastRow="0" w:firstColumn="0" w:lastColumn="0" w:oddVBand="0" w:evenVBand="0" w:oddHBand="1" w:evenHBand="0" w:firstRowFirstColumn="0" w:firstRowLastColumn="0" w:lastRowFirstColumn="0" w:lastRowLastColumn="0"/>
            </w:pPr>
            <w:r w:rsidRPr="00B64A6D">
              <w:t>S Mac Aodha</w:t>
            </w:r>
          </w:p>
        </w:tc>
        <w:tc>
          <w:tcPr>
            <w:tcW w:w="3050" w:type="dxa"/>
          </w:tcPr>
          <w:p w14:paraId="12F0340B" w14:textId="77777777" w:rsidR="00402CA3" w:rsidRPr="00B64A6D" w:rsidRDefault="00402CA3" w:rsidP="0078701A">
            <w:pPr>
              <w:pStyle w:val="MisysTextBody"/>
              <w:cnfStyle w:val="000000100000" w:firstRow="0" w:lastRow="0" w:firstColumn="0" w:lastColumn="0" w:oddVBand="0" w:evenVBand="0" w:oddHBand="1" w:evenHBand="0" w:firstRowFirstColumn="0" w:firstRowLastColumn="0" w:lastRowFirstColumn="0" w:lastRowLastColumn="0"/>
            </w:pPr>
            <w:r w:rsidRPr="00B64A6D">
              <w:t>Initial version</w:t>
            </w:r>
          </w:p>
        </w:tc>
      </w:tr>
      <w:tr w:rsidR="00026FD7" w:rsidRPr="00B64A6D" w14:paraId="77E97AC1" w14:textId="77777777" w:rsidTr="00A41F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11B8FA6F" w14:textId="77777777" w:rsidR="00026FD7" w:rsidRPr="00B64A6D" w:rsidRDefault="007A56E4" w:rsidP="0078701A">
            <w:pPr>
              <w:pStyle w:val="MisysTextBody"/>
            </w:pPr>
            <w:r w:rsidRPr="00B64A6D">
              <w:t>16</w:t>
            </w:r>
            <w:r w:rsidR="00026FD7" w:rsidRPr="00B64A6D">
              <w:t xml:space="preserve"> Dec. 16</w:t>
            </w:r>
          </w:p>
        </w:tc>
        <w:tc>
          <w:tcPr>
            <w:tcW w:w="3045" w:type="dxa"/>
          </w:tcPr>
          <w:p w14:paraId="006C2E06" w14:textId="77777777" w:rsidR="00026FD7" w:rsidRPr="00B64A6D" w:rsidRDefault="00026FD7" w:rsidP="0078701A">
            <w:pPr>
              <w:pStyle w:val="MisysTextBody"/>
              <w:cnfStyle w:val="000000010000" w:firstRow="0" w:lastRow="0" w:firstColumn="0" w:lastColumn="0" w:oddVBand="0" w:evenVBand="0" w:oddHBand="0" w:evenHBand="1" w:firstRowFirstColumn="0" w:firstRowLastColumn="0" w:lastRowFirstColumn="0" w:lastRowLastColumn="0"/>
            </w:pPr>
            <w:r w:rsidRPr="00B64A6D">
              <w:t>P Forcher</w:t>
            </w:r>
          </w:p>
        </w:tc>
        <w:tc>
          <w:tcPr>
            <w:tcW w:w="3050" w:type="dxa"/>
          </w:tcPr>
          <w:p w14:paraId="512E4A69" w14:textId="77777777" w:rsidR="00026FD7" w:rsidRPr="00B64A6D" w:rsidRDefault="00026FD7" w:rsidP="0078701A">
            <w:pPr>
              <w:pStyle w:val="MisysTextBody"/>
              <w:cnfStyle w:val="000000010000" w:firstRow="0" w:lastRow="0" w:firstColumn="0" w:lastColumn="0" w:oddVBand="0" w:evenVBand="0" w:oddHBand="0" w:evenHBand="1" w:firstRowFirstColumn="0" w:firstRowLastColumn="0" w:lastRowFirstColumn="0" w:lastRowLastColumn="0"/>
            </w:pPr>
            <w:r w:rsidRPr="00B64A6D">
              <w:t>Revi</w:t>
            </w:r>
            <w:r w:rsidR="00CB157C">
              <w:t>sed</w:t>
            </w:r>
            <w:r w:rsidRPr="00B64A6D">
              <w:t xml:space="preserve"> version</w:t>
            </w:r>
          </w:p>
        </w:tc>
      </w:tr>
      <w:tr w:rsidR="00A41F00" w:rsidRPr="00B64A6D" w14:paraId="086CBFEA" w14:textId="77777777" w:rsidTr="00A41F00">
        <w:trPr>
          <w:cnfStyle w:val="000000100000" w:firstRow="0" w:lastRow="0" w:firstColumn="0" w:lastColumn="0" w:oddVBand="0" w:evenVBand="0" w:oddHBand="1" w:evenHBand="0" w:firstRowFirstColumn="0" w:firstRowLastColumn="0" w:lastRowFirstColumn="0" w:lastRowLastColumn="0"/>
          <w:ins w:id="17" w:author="Forcher, Pascale" w:date="2017-01-25T13:07:00Z"/>
        </w:trPr>
        <w:tc>
          <w:tcPr>
            <w:cnfStyle w:val="001000000000" w:firstRow="0" w:lastRow="0" w:firstColumn="1" w:lastColumn="0" w:oddVBand="0" w:evenVBand="0" w:oddHBand="0" w:evenHBand="0" w:firstRowFirstColumn="0" w:firstRowLastColumn="0" w:lastRowFirstColumn="0" w:lastRowLastColumn="0"/>
            <w:tcW w:w="3037" w:type="dxa"/>
          </w:tcPr>
          <w:p w14:paraId="3B2C5C87" w14:textId="03E6FB20" w:rsidR="00A41F00" w:rsidRPr="00B64A6D" w:rsidRDefault="00A41F00" w:rsidP="00A41F00">
            <w:pPr>
              <w:pStyle w:val="MisysTextBody"/>
              <w:rPr>
                <w:ins w:id="18" w:author="Forcher, Pascale" w:date="2017-01-25T13:07:00Z"/>
              </w:rPr>
            </w:pPr>
            <w:ins w:id="19" w:author="Forcher, Pascale" w:date="2017-01-25T13:07:00Z">
              <w:r>
                <w:t>09 Jan 17</w:t>
              </w:r>
            </w:ins>
          </w:p>
        </w:tc>
        <w:tc>
          <w:tcPr>
            <w:tcW w:w="3045" w:type="dxa"/>
          </w:tcPr>
          <w:p w14:paraId="2FE678F1" w14:textId="4F3CAE66" w:rsidR="00A41F00" w:rsidRPr="00B64A6D" w:rsidRDefault="00A41F00" w:rsidP="00A41F00">
            <w:pPr>
              <w:pStyle w:val="MisysTextBody"/>
              <w:cnfStyle w:val="000000100000" w:firstRow="0" w:lastRow="0" w:firstColumn="0" w:lastColumn="0" w:oddVBand="0" w:evenVBand="0" w:oddHBand="1" w:evenHBand="0" w:firstRowFirstColumn="0" w:firstRowLastColumn="0" w:lastRowFirstColumn="0" w:lastRowLastColumn="0"/>
              <w:rPr>
                <w:ins w:id="20" w:author="Forcher, Pascale" w:date="2017-01-25T13:07:00Z"/>
              </w:rPr>
            </w:pPr>
            <w:ins w:id="21" w:author="Forcher, Pascale" w:date="2017-01-25T13:07:00Z">
              <w:r>
                <w:t xml:space="preserve">J </w:t>
              </w:r>
              <w:r>
                <w:rPr>
                  <w:rFonts w:ascii="Tahoma" w:hAnsi="Tahoma" w:cs="Tahoma"/>
                  <w:lang w:eastAsia="en-GB"/>
                </w:rPr>
                <w:t>Shillingford</w:t>
              </w:r>
            </w:ins>
          </w:p>
        </w:tc>
        <w:tc>
          <w:tcPr>
            <w:tcW w:w="3050" w:type="dxa"/>
          </w:tcPr>
          <w:p w14:paraId="37BA7D7C" w14:textId="65FB6C99" w:rsidR="00A41F00" w:rsidRPr="00B64A6D" w:rsidRDefault="00A41F00" w:rsidP="00A41F00">
            <w:pPr>
              <w:pStyle w:val="MisysTextBody"/>
              <w:cnfStyle w:val="000000100000" w:firstRow="0" w:lastRow="0" w:firstColumn="0" w:lastColumn="0" w:oddVBand="0" w:evenVBand="0" w:oddHBand="1" w:evenHBand="0" w:firstRowFirstColumn="0" w:firstRowLastColumn="0" w:lastRowFirstColumn="0" w:lastRowLastColumn="0"/>
              <w:rPr>
                <w:ins w:id="22" w:author="Forcher, Pascale" w:date="2017-01-25T13:07:00Z"/>
              </w:rPr>
            </w:pPr>
            <w:ins w:id="23" w:author="Forcher, Pascale" w:date="2017-01-25T13:07:00Z">
              <w:r>
                <w:t>Cronos Comments</w:t>
              </w:r>
            </w:ins>
          </w:p>
        </w:tc>
      </w:tr>
      <w:tr w:rsidR="00A41F00" w:rsidRPr="00B64A6D" w14:paraId="08AB32AE" w14:textId="77777777" w:rsidTr="00A41F00">
        <w:trPr>
          <w:cnfStyle w:val="000000010000" w:firstRow="0" w:lastRow="0" w:firstColumn="0" w:lastColumn="0" w:oddVBand="0" w:evenVBand="0" w:oddHBand="0" w:evenHBand="1" w:firstRowFirstColumn="0" w:firstRowLastColumn="0" w:lastRowFirstColumn="0" w:lastRowLastColumn="0"/>
          <w:ins w:id="24" w:author="Forcher, Pascale" w:date="2017-01-25T13:07:00Z"/>
        </w:trPr>
        <w:tc>
          <w:tcPr>
            <w:cnfStyle w:val="001000000000" w:firstRow="0" w:lastRow="0" w:firstColumn="1" w:lastColumn="0" w:oddVBand="0" w:evenVBand="0" w:oddHBand="0" w:evenHBand="0" w:firstRowFirstColumn="0" w:firstRowLastColumn="0" w:lastRowFirstColumn="0" w:lastRowLastColumn="0"/>
            <w:tcW w:w="3037" w:type="dxa"/>
          </w:tcPr>
          <w:p w14:paraId="38DFADF2" w14:textId="798218D9" w:rsidR="00A41F00" w:rsidRPr="00B64A6D" w:rsidRDefault="00A41F00" w:rsidP="00A41F00">
            <w:pPr>
              <w:pStyle w:val="MisysTextBody"/>
              <w:rPr>
                <w:ins w:id="25" w:author="Forcher, Pascale" w:date="2017-01-25T13:07:00Z"/>
              </w:rPr>
            </w:pPr>
            <w:ins w:id="26" w:author="Forcher, Pascale" w:date="2017-01-25T13:07:00Z">
              <w:r>
                <w:t>25 Jan 17</w:t>
              </w:r>
            </w:ins>
          </w:p>
        </w:tc>
        <w:tc>
          <w:tcPr>
            <w:tcW w:w="3045" w:type="dxa"/>
          </w:tcPr>
          <w:p w14:paraId="7820E42B" w14:textId="0F0032EC" w:rsidR="00A41F00" w:rsidRPr="00B64A6D" w:rsidRDefault="00A41F00" w:rsidP="00A41F00">
            <w:pPr>
              <w:pStyle w:val="MisysTextBody"/>
              <w:cnfStyle w:val="000000010000" w:firstRow="0" w:lastRow="0" w:firstColumn="0" w:lastColumn="0" w:oddVBand="0" w:evenVBand="0" w:oddHBand="0" w:evenHBand="1" w:firstRowFirstColumn="0" w:firstRowLastColumn="0" w:lastRowFirstColumn="0" w:lastRowLastColumn="0"/>
              <w:rPr>
                <w:ins w:id="27" w:author="Forcher, Pascale" w:date="2017-01-25T13:07:00Z"/>
              </w:rPr>
            </w:pPr>
            <w:ins w:id="28" w:author="Forcher, Pascale" w:date="2017-01-25T13:07:00Z">
              <w:r>
                <w:t>P Forcher</w:t>
              </w:r>
            </w:ins>
          </w:p>
        </w:tc>
        <w:tc>
          <w:tcPr>
            <w:tcW w:w="3050" w:type="dxa"/>
          </w:tcPr>
          <w:p w14:paraId="20DE3BDC" w14:textId="15AE4567" w:rsidR="00A41F00" w:rsidRPr="00B64A6D" w:rsidRDefault="00A41F00" w:rsidP="00A41F00">
            <w:pPr>
              <w:pStyle w:val="MisysTextBody"/>
              <w:cnfStyle w:val="000000010000" w:firstRow="0" w:lastRow="0" w:firstColumn="0" w:lastColumn="0" w:oddVBand="0" w:evenVBand="0" w:oddHBand="0" w:evenHBand="1" w:firstRowFirstColumn="0" w:firstRowLastColumn="0" w:lastRowFirstColumn="0" w:lastRowLastColumn="0"/>
              <w:rPr>
                <w:ins w:id="29" w:author="Forcher, Pascale" w:date="2017-01-25T13:07:00Z"/>
              </w:rPr>
            </w:pPr>
            <w:ins w:id="30" w:author="Forcher, Pascale" w:date="2017-01-25T13:07:00Z">
              <w:r>
                <w:t>Final Version</w:t>
              </w:r>
            </w:ins>
          </w:p>
        </w:tc>
      </w:tr>
    </w:tbl>
    <w:p w14:paraId="531736E6" w14:textId="77777777" w:rsidR="00402CA3" w:rsidRPr="00B64A6D" w:rsidRDefault="00402CA3" w:rsidP="00402CA3">
      <w:pPr>
        <w:pStyle w:val="MisysTextStandardFirst"/>
        <w:rPr>
          <w:lang w:val="en-US"/>
        </w:rPr>
      </w:pPr>
    </w:p>
    <w:p w14:paraId="3CA1E7E7" w14:textId="77777777" w:rsidR="00402CA3" w:rsidRPr="00B64A6D" w:rsidRDefault="00402CA3">
      <w:pPr>
        <w:spacing w:line="360" w:lineRule="auto"/>
        <w:rPr>
          <w:rFonts w:asciiTheme="majorHAnsi" w:hAnsiTheme="majorHAnsi" w:cstheme="majorHAnsi"/>
          <w:color w:val="8678B6" w:themeColor="accent4"/>
          <w:sz w:val="30"/>
          <w:szCs w:val="30"/>
          <w:lang w:val="en-US"/>
        </w:rPr>
      </w:pPr>
      <w:r w:rsidRPr="00B64A6D">
        <w:rPr>
          <w:lang w:val="en-US"/>
        </w:rPr>
        <w:br w:type="page"/>
      </w:r>
    </w:p>
    <w:p w14:paraId="2A4A544C" w14:textId="77777777" w:rsidR="00811B2C" w:rsidRPr="00B64A6D" w:rsidRDefault="00811B2C" w:rsidP="00811B2C">
      <w:pPr>
        <w:pStyle w:val="MisysSectionHeadingLv1"/>
      </w:pPr>
      <w:bookmarkStart w:id="31" w:name="_Toc470168187"/>
      <w:r w:rsidRPr="00B64A6D">
        <w:lastRenderedPageBreak/>
        <w:t>Overview</w:t>
      </w:r>
      <w:bookmarkEnd w:id="31"/>
    </w:p>
    <w:p w14:paraId="0090B71D" w14:textId="77777777" w:rsidR="00402CA3" w:rsidRPr="00B64A6D" w:rsidRDefault="00811B2C" w:rsidP="00486FFD">
      <w:pPr>
        <w:pStyle w:val="MisysSectionHeadingLv2"/>
      </w:pPr>
      <w:bookmarkStart w:id="32" w:name="_Toc470168188"/>
      <w:r w:rsidRPr="00B64A6D">
        <w:t>Business Requirement</w:t>
      </w:r>
      <w:bookmarkEnd w:id="32"/>
      <w:r w:rsidRPr="00B64A6D">
        <w:t xml:space="preserve"> </w:t>
      </w:r>
    </w:p>
    <w:p w14:paraId="4ACD7C4C" w14:textId="77777777" w:rsidR="007A56E4" w:rsidRPr="00B64A6D" w:rsidRDefault="009C0873" w:rsidP="0078701A">
      <w:pPr>
        <w:pStyle w:val="MisysTextBody"/>
      </w:pPr>
      <w:r w:rsidRPr="00B64A6D">
        <w:t xml:space="preserve">It is understood that there is a requirement to </w:t>
      </w:r>
      <w:r w:rsidR="00A6390F">
        <w:t>compute and reconcile</w:t>
      </w:r>
      <w:r w:rsidR="00402CA3" w:rsidRPr="00B64A6D">
        <w:t xml:space="preserve"> variation margin events </w:t>
      </w:r>
      <w:r w:rsidR="007A56E4" w:rsidRPr="00B64A6D">
        <w:t xml:space="preserve">on the FusionInvest platform for </w:t>
      </w:r>
      <w:r w:rsidR="00402CA3" w:rsidRPr="00B64A6D">
        <w:t>listed futures and ce</w:t>
      </w:r>
      <w:r w:rsidR="007A56E4" w:rsidRPr="00B64A6D">
        <w:t>rtain classes of listed options: Options on equity Index, Options on single stocks, Options on fixed income futures, Options on currency futures, Options on Futures.</w:t>
      </w:r>
    </w:p>
    <w:p w14:paraId="48264242" w14:textId="77777777" w:rsidR="001863F9" w:rsidRPr="00B64A6D" w:rsidRDefault="001863F9" w:rsidP="0078701A">
      <w:pPr>
        <w:pStyle w:val="MisysTextBody"/>
      </w:pPr>
      <w:r w:rsidRPr="00B64A6D">
        <w:t>Executions need to be</w:t>
      </w:r>
      <w:r w:rsidR="00495B16" w:rsidRPr="00B64A6D">
        <w:t xml:space="preserve"> matched </w:t>
      </w:r>
      <w:r w:rsidRPr="00B64A6D">
        <w:t>automatically</w:t>
      </w:r>
      <w:r w:rsidR="00495B16" w:rsidRPr="00B64A6D">
        <w:t xml:space="preserve"> with </w:t>
      </w:r>
      <w:r w:rsidRPr="00B64A6D">
        <w:t xml:space="preserve">Goldman Sachs Clearing Broker </w:t>
      </w:r>
      <w:r w:rsidR="00495B16" w:rsidRPr="00B64A6D">
        <w:t xml:space="preserve">reports </w:t>
      </w:r>
      <w:r w:rsidRPr="00B64A6D">
        <w:t xml:space="preserve">and not to </w:t>
      </w:r>
      <w:r w:rsidR="00495B16" w:rsidRPr="00B64A6D">
        <w:t xml:space="preserve">follow </w:t>
      </w:r>
      <w:r w:rsidRPr="00B64A6D">
        <w:t>the current manual process.</w:t>
      </w:r>
    </w:p>
    <w:p w14:paraId="7EC8AA53" w14:textId="77777777" w:rsidR="000C40D3" w:rsidRPr="00B64A6D" w:rsidRDefault="000C40D3" w:rsidP="0078701A">
      <w:pPr>
        <w:pStyle w:val="MisysTextBody"/>
      </w:pPr>
    </w:p>
    <w:p w14:paraId="733B35E0" w14:textId="0467D3B1" w:rsidR="00811B2C" w:rsidRPr="00B64A6D" w:rsidRDefault="00811B2C" w:rsidP="00486FFD">
      <w:pPr>
        <w:pStyle w:val="MisysSectionHeadingLv2"/>
      </w:pPr>
      <w:bookmarkStart w:id="33" w:name="_Toc470168189"/>
      <w:r w:rsidRPr="00B64A6D">
        <w:t>Implementation Approach</w:t>
      </w:r>
      <w:bookmarkEnd w:id="33"/>
    </w:p>
    <w:p w14:paraId="418EB8CD" w14:textId="77777777" w:rsidR="00C77E52" w:rsidRPr="00B64A6D" w:rsidRDefault="00C77E52" w:rsidP="0078701A">
      <w:pPr>
        <w:pStyle w:val="MisysTextBody"/>
      </w:pPr>
      <w:r w:rsidRPr="00B64A6D">
        <w:t>Misys recommendation and strategy regarding Variation Margin</w:t>
      </w:r>
      <w:r w:rsidR="0018223F" w:rsidRPr="00B64A6D">
        <w:t xml:space="preserve"> in</w:t>
      </w:r>
      <w:r w:rsidRPr="00B64A6D">
        <w:t xml:space="preserve"> </w:t>
      </w:r>
      <w:r w:rsidR="0018223F" w:rsidRPr="00B64A6D">
        <w:t xml:space="preserve">version 7.1.3 </w:t>
      </w:r>
      <w:r w:rsidRPr="00B64A6D">
        <w:t>is as follow:</w:t>
      </w:r>
    </w:p>
    <w:p w14:paraId="1B547601" w14:textId="77777777" w:rsidR="00A6390F" w:rsidRPr="00B64A6D" w:rsidRDefault="00A6390F" w:rsidP="00BB0F25">
      <w:pPr>
        <w:pStyle w:val="ListParagraph"/>
        <w:numPr>
          <w:ilvl w:val="0"/>
          <w:numId w:val="8"/>
        </w:numPr>
        <w:spacing w:after="0"/>
        <w:contextualSpacing w:val="0"/>
        <w:rPr>
          <w:rFonts w:asciiTheme="majorHAnsi" w:hAnsiTheme="majorHAnsi" w:cstheme="majorHAnsi"/>
          <w:lang w:val="en-US"/>
        </w:rPr>
      </w:pPr>
      <w:r w:rsidRPr="00B64A6D">
        <w:rPr>
          <w:rFonts w:asciiTheme="majorHAnsi" w:hAnsiTheme="majorHAnsi" w:cstheme="majorHAnsi"/>
          <w:lang w:val="en-US"/>
        </w:rPr>
        <w:t xml:space="preserve">Definition of </w:t>
      </w:r>
      <w:r w:rsidR="001A242F">
        <w:rPr>
          <w:rFonts w:asciiTheme="majorHAnsi" w:hAnsiTheme="majorHAnsi" w:cstheme="majorHAnsi"/>
          <w:lang w:val="en-US"/>
        </w:rPr>
        <w:t>C</w:t>
      </w:r>
      <w:r w:rsidRPr="00B64A6D">
        <w:rPr>
          <w:rFonts w:asciiTheme="majorHAnsi" w:hAnsiTheme="majorHAnsi" w:cstheme="majorHAnsi"/>
          <w:lang w:val="en-US"/>
        </w:rPr>
        <w:t>learing accounts as Nostro accounts: Accounts used by Clearing Members to process V</w:t>
      </w:r>
      <w:r w:rsidR="001A242F">
        <w:rPr>
          <w:rFonts w:asciiTheme="majorHAnsi" w:hAnsiTheme="majorHAnsi" w:cstheme="majorHAnsi"/>
          <w:lang w:val="en-US"/>
        </w:rPr>
        <w:t xml:space="preserve">ariation </w:t>
      </w:r>
      <w:r w:rsidRPr="00B64A6D">
        <w:rPr>
          <w:rFonts w:asciiTheme="majorHAnsi" w:hAnsiTheme="majorHAnsi" w:cstheme="majorHAnsi"/>
          <w:lang w:val="en-US"/>
        </w:rPr>
        <w:t>M</w:t>
      </w:r>
      <w:r w:rsidR="001A242F">
        <w:rPr>
          <w:rFonts w:asciiTheme="majorHAnsi" w:hAnsiTheme="majorHAnsi" w:cstheme="majorHAnsi"/>
          <w:lang w:val="en-US"/>
        </w:rPr>
        <w:t>argin</w:t>
      </w:r>
      <w:r w:rsidRPr="00B64A6D">
        <w:rPr>
          <w:rFonts w:asciiTheme="majorHAnsi" w:hAnsiTheme="majorHAnsi" w:cstheme="majorHAnsi"/>
          <w:lang w:val="en-US"/>
        </w:rPr>
        <w:t xml:space="preserve"> call.</w:t>
      </w:r>
    </w:p>
    <w:p w14:paraId="123FBC90" w14:textId="77777777" w:rsidR="00C77E52" w:rsidRPr="00B64A6D" w:rsidRDefault="00C77E52" w:rsidP="00BB0F25">
      <w:pPr>
        <w:pStyle w:val="ListParagraph"/>
        <w:numPr>
          <w:ilvl w:val="0"/>
          <w:numId w:val="8"/>
        </w:numPr>
        <w:spacing w:after="0"/>
        <w:contextualSpacing w:val="0"/>
        <w:rPr>
          <w:rFonts w:asciiTheme="majorHAnsi" w:hAnsiTheme="majorHAnsi" w:cstheme="majorHAnsi"/>
          <w:lang w:val="en-US"/>
        </w:rPr>
      </w:pPr>
      <w:r w:rsidRPr="00B64A6D">
        <w:rPr>
          <w:rFonts w:asciiTheme="majorHAnsi" w:hAnsiTheme="majorHAnsi" w:cstheme="majorHAnsi"/>
          <w:lang w:val="en-US"/>
        </w:rPr>
        <w:t>Computation of V</w:t>
      </w:r>
      <w:r w:rsidR="001A242F">
        <w:rPr>
          <w:rFonts w:asciiTheme="majorHAnsi" w:hAnsiTheme="majorHAnsi" w:cstheme="majorHAnsi"/>
          <w:lang w:val="en-US"/>
        </w:rPr>
        <w:t xml:space="preserve">ariation </w:t>
      </w:r>
      <w:r w:rsidRPr="00B64A6D">
        <w:rPr>
          <w:rFonts w:asciiTheme="majorHAnsi" w:hAnsiTheme="majorHAnsi" w:cstheme="majorHAnsi"/>
          <w:lang w:val="en-US"/>
        </w:rPr>
        <w:t>M</w:t>
      </w:r>
      <w:r w:rsidR="001A242F">
        <w:rPr>
          <w:rFonts w:asciiTheme="majorHAnsi" w:hAnsiTheme="majorHAnsi" w:cstheme="majorHAnsi"/>
          <w:lang w:val="en-US"/>
        </w:rPr>
        <w:t>argin</w:t>
      </w:r>
      <w:r w:rsidRPr="00B64A6D">
        <w:rPr>
          <w:rFonts w:asciiTheme="majorHAnsi" w:hAnsiTheme="majorHAnsi" w:cstheme="majorHAnsi"/>
          <w:lang w:val="en-US"/>
        </w:rPr>
        <w:t xml:space="preserve"> per position in the Portfolio</w:t>
      </w:r>
      <w:r w:rsidR="00106BDB" w:rsidRPr="00B64A6D">
        <w:rPr>
          <w:rFonts w:asciiTheme="majorHAnsi" w:hAnsiTheme="majorHAnsi" w:cstheme="majorHAnsi"/>
          <w:lang w:val="en-US"/>
        </w:rPr>
        <w:t xml:space="preserve">: </w:t>
      </w:r>
      <w:r w:rsidR="001A242F">
        <w:rPr>
          <w:rFonts w:asciiTheme="majorHAnsi" w:hAnsiTheme="majorHAnsi" w:cstheme="majorHAnsi"/>
          <w:color w:val="333333"/>
          <w:lang w:val="en-US"/>
        </w:rPr>
        <w:t>Calculating</w:t>
      </w:r>
      <w:r w:rsidR="005E48F5" w:rsidRPr="00B64A6D">
        <w:rPr>
          <w:rFonts w:asciiTheme="majorHAnsi" w:hAnsiTheme="majorHAnsi" w:cstheme="majorHAnsi"/>
          <w:color w:val="333333"/>
          <w:lang w:val="en-US"/>
        </w:rPr>
        <w:t xml:space="preserve"> </w:t>
      </w:r>
      <w:r w:rsidR="00106BDB" w:rsidRPr="00B64A6D">
        <w:rPr>
          <w:rFonts w:asciiTheme="majorHAnsi" w:hAnsiTheme="majorHAnsi" w:cstheme="majorHAnsi"/>
          <w:color w:val="333333"/>
          <w:lang w:val="en-US"/>
        </w:rPr>
        <w:t xml:space="preserve">the variation margin without generating any </w:t>
      </w:r>
      <w:r w:rsidR="001A242F">
        <w:rPr>
          <w:rFonts w:asciiTheme="majorHAnsi" w:hAnsiTheme="majorHAnsi" w:cstheme="majorHAnsi"/>
          <w:color w:val="333333"/>
          <w:lang w:val="en-US"/>
        </w:rPr>
        <w:t>VM</w:t>
      </w:r>
      <w:r w:rsidR="00106BDB" w:rsidRPr="00B64A6D">
        <w:rPr>
          <w:rFonts w:asciiTheme="majorHAnsi" w:hAnsiTheme="majorHAnsi" w:cstheme="majorHAnsi"/>
          <w:color w:val="333333"/>
          <w:lang w:val="en-US"/>
        </w:rPr>
        <w:t xml:space="preserve"> ticket.</w:t>
      </w:r>
    </w:p>
    <w:p w14:paraId="32319CA2" w14:textId="3862FC5F" w:rsidR="00C77E52" w:rsidRPr="00B64A6D" w:rsidRDefault="001A242F" w:rsidP="00BB0F25">
      <w:pPr>
        <w:pStyle w:val="ListParagraph"/>
        <w:numPr>
          <w:ilvl w:val="0"/>
          <w:numId w:val="8"/>
        </w:numPr>
        <w:spacing w:after="0"/>
        <w:contextualSpacing w:val="0"/>
        <w:rPr>
          <w:rFonts w:asciiTheme="majorHAnsi" w:hAnsiTheme="majorHAnsi" w:cstheme="majorHAnsi"/>
          <w:lang w:val="en-US"/>
        </w:rPr>
      </w:pPr>
      <w:r>
        <w:rPr>
          <w:rFonts w:asciiTheme="majorHAnsi" w:hAnsiTheme="majorHAnsi" w:cstheme="majorHAnsi"/>
          <w:lang w:val="en-US"/>
        </w:rPr>
        <w:t>External R</w:t>
      </w:r>
      <w:r w:rsidR="00106BDB" w:rsidRPr="00B64A6D">
        <w:rPr>
          <w:rFonts w:asciiTheme="majorHAnsi" w:hAnsiTheme="majorHAnsi" w:cstheme="majorHAnsi"/>
          <w:lang w:val="en-US"/>
        </w:rPr>
        <w:t xml:space="preserve">econciliation: </w:t>
      </w:r>
      <w:r w:rsidR="00A07EAF" w:rsidRPr="00B64A6D">
        <w:rPr>
          <w:rFonts w:asciiTheme="majorHAnsi" w:hAnsiTheme="majorHAnsi" w:cstheme="majorHAnsi"/>
          <w:lang w:val="en-US"/>
        </w:rPr>
        <w:t>V</w:t>
      </w:r>
      <w:r>
        <w:rPr>
          <w:rFonts w:asciiTheme="majorHAnsi" w:hAnsiTheme="majorHAnsi" w:cstheme="majorHAnsi"/>
          <w:lang w:val="en-US"/>
        </w:rPr>
        <w:t xml:space="preserve">ariation </w:t>
      </w:r>
      <w:r w:rsidR="00A07EAF" w:rsidRPr="00B64A6D">
        <w:rPr>
          <w:rFonts w:asciiTheme="majorHAnsi" w:hAnsiTheme="majorHAnsi" w:cstheme="majorHAnsi"/>
          <w:lang w:val="en-US"/>
        </w:rPr>
        <w:t>M</w:t>
      </w:r>
      <w:r>
        <w:rPr>
          <w:rFonts w:asciiTheme="majorHAnsi" w:hAnsiTheme="majorHAnsi" w:cstheme="majorHAnsi"/>
          <w:lang w:val="en-US"/>
        </w:rPr>
        <w:t>argin</w:t>
      </w:r>
      <w:r w:rsidR="00A07EAF" w:rsidRPr="00B64A6D">
        <w:rPr>
          <w:rFonts w:asciiTheme="majorHAnsi" w:hAnsiTheme="majorHAnsi" w:cstheme="majorHAnsi"/>
          <w:lang w:val="en-US"/>
        </w:rPr>
        <w:t xml:space="preserve"> report generated </w:t>
      </w:r>
      <w:r w:rsidR="0018223F" w:rsidRPr="00B64A6D">
        <w:rPr>
          <w:rFonts w:asciiTheme="majorHAnsi" w:hAnsiTheme="majorHAnsi" w:cstheme="majorHAnsi"/>
          <w:lang w:val="en-US"/>
        </w:rPr>
        <w:t xml:space="preserve">and exported </w:t>
      </w:r>
      <w:r w:rsidR="00A07EAF" w:rsidRPr="00B64A6D">
        <w:rPr>
          <w:rFonts w:asciiTheme="majorHAnsi" w:hAnsiTheme="majorHAnsi" w:cstheme="majorHAnsi"/>
          <w:lang w:val="en-US"/>
        </w:rPr>
        <w:t>from FusionInvest to be reconciled with the Clear</w:t>
      </w:r>
      <w:r w:rsidR="00CF4B97">
        <w:rPr>
          <w:rFonts w:asciiTheme="majorHAnsi" w:hAnsiTheme="majorHAnsi" w:cstheme="majorHAnsi"/>
          <w:lang w:val="en-US"/>
        </w:rPr>
        <w:t xml:space="preserve">ing Member report within </w:t>
      </w:r>
      <w:del w:id="34" w:author="Forcher, Pascale" w:date="2017-01-11T09:57:00Z">
        <w:r w:rsidR="00CF4B97" w:rsidDel="004774C2">
          <w:rPr>
            <w:rFonts w:asciiTheme="majorHAnsi" w:hAnsiTheme="majorHAnsi" w:cstheme="majorHAnsi"/>
            <w:lang w:val="en-US"/>
          </w:rPr>
          <w:delText>Inteli</w:delText>
        </w:r>
        <w:r w:rsidR="00A07EAF" w:rsidRPr="00B64A6D" w:rsidDel="004774C2">
          <w:rPr>
            <w:rFonts w:asciiTheme="majorHAnsi" w:hAnsiTheme="majorHAnsi" w:cstheme="majorHAnsi"/>
            <w:lang w:val="en-US"/>
          </w:rPr>
          <w:delText>match</w:delText>
        </w:r>
      </w:del>
      <w:ins w:id="35" w:author="Forcher, Pascale" w:date="2017-01-11T09:57:00Z">
        <w:r w:rsidR="004774C2">
          <w:rPr>
            <w:rFonts w:asciiTheme="majorHAnsi" w:hAnsiTheme="majorHAnsi" w:cstheme="majorHAnsi"/>
            <w:lang w:val="en-US"/>
          </w:rPr>
          <w:t>Intellimatch</w:t>
        </w:r>
      </w:ins>
      <w:r w:rsidR="00106BDB" w:rsidRPr="00B64A6D">
        <w:rPr>
          <w:rFonts w:asciiTheme="majorHAnsi" w:hAnsiTheme="majorHAnsi" w:cstheme="majorHAnsi"/>
          <w:lang w:val="en-US"/>
        </w:rPr>
        <w:t>.</w:t>
      </w:r>
    </w:p>
    <w:p w14:paraId="3452AECC" w14:textId="77777777" w:rsidR="00C77E52" w:rsidRPr="00B64A6D" w:rsidRDefault="00072642" w:rsidP="00BB0F25">
      <w:pPr>
        <w:pStyle w:val="ListParagraph"/>
        <w:numPr>
          <w:ilvl w:val="0"/>
          <w:numId w:val="8"/>
        </w:numPr>
        <w:spacing w:after="0"/>
        <w:contextualSpacing w:val="0"/>
        <w:rPr>
          <w:rFonts w:asciiTheme="majorHAnsi" w:hAnsiTheme="majorHAnsi" w:cstheme="majorHAnsi"/>
          <w:lang w:val="en-US"/>
        </w:rPr>
      </w:pPr>
      <w:r w:rsidRPr="00B64A6D">
        <w:rPr>
          <w:rFonts w:asciiTheme="majorHAnsi" w:hAnsiTheme="majorHAnsi" w:cstheme="majorHAnsi"/>
          <w:lang w:val="en-US"/>
        </w:rPr>
        <w:t xml:space="preserve">Generation </w:t>
      </w:r>
      <w:r w:rsidR="00C77E52" w:rsidRPr="00B64A6D">
        <w:rPr>
          <w:rFonts w:asciiTheme="majorHAnsi" w:hAnsiTheme="majorHAnsi" w:cstheme="majorHAnsi"/>
          <w:lang w:val="en-US"/>
        </w:rPr>
        <w:t xml:space="preserve">of </w:t>
      </w:r>
      <w:r w:rsidR="0018223F" w:rsidRPr="00B64A6D">
        <w:rPr>
          <w:rFonts w:asciiTheme="majorHAnsi" w:hAnsiTheme="majorHAnsi" w:cstheme="majorHAnsi"/>
          <w:lang w:val="en-US"/>
        </w:rPr>
        <w:t>M</w:t>
      </w:r>
      <w:r w:rsidR="007B295B" w:rsidRPr="00B64A6D">
        <w:rPr>
          <w:rFonts w:asciiTheme="majorHAnsi" w:hAnsiTheme="majorHAnsi" w:cstheme="majorHAnsi"/>
          <w:lang w:val="en-US"/>
        </w:rPr>
        <w:t xml:space="preserve">argin </w:t>
      </w:r>
      <w:r w:rsidR="0018223F" w:rsidRPr="00B64A6D">
        <w:rPr>
          <w:rFonts w:asciiTheme="majorHAnsi" w:hAnsiTheme="majorHAnsi" w:cstheme="majorHAnsi"/>
          <w:lang w:val="en-US"/>
        </w:rPr>
        <w:t>C</w:t>
      </w:r>
      <w:r w:rsidR="007B295B" w:rsidRPr="00B64A6D">
        <w:rPr>
          <w:rFonts w:asciiTheme="majorHAnsi" w:hAnsiTheme="majorHAnsi" w:cstheme="majorHAnsi"/>
          <w:lang w:val="en-US"/>
        </w:rPr>
        <w:t>all instruction</w:t>
      </w:r>
      <w:r w:rsidRPr="00B64A6D">
        <w:rPr>
          <w:rFonts w:asciiTheme="majorHAnsi" w:hAnsiTheme="majorHAnsi" w:cstheme="majorHAnsi"/>
          <w:lang w:val="en-US"/>
        </w:rPr>
        <w:t>s:</w:t>
      </w:r>
      <w:r w:rsidR="00106BDB" w:rsidRPr="00B64A6D">
        <w:rPr>
          <w:rFonts w:asciiTheme="majorHAnsi" w:hAnsiTheme="majorHAnsi" w:cstheme="majorHAnsi"/>
          <w:lang w:val="en-US"/>
        </w:rPr>
        <w:t xml:space="preserve"> </w:t>
      </w:r>
      <w:r w:rsidR="00601317" w:rsidRPr="00B64A6D">
        <w:rPr>
          <w:rFonts w:asciiTheme="majorHAnsi" w:hAnsiTheme="majorHAnsi" w:cstheme="majorHAnsi"/>
          <w:lang w:val="en-US"/>
        </w:rPr>
        <w:t xml:space="preserve">Creation of </w:t>
      </w:r>
      <w:r w:rsidR="00A07EAF" w:rsidRPr="00B64A6D">
        <w:rPr>
          <w:rFonts w:asciiTheme="majorHAnsi" w:hAnsiTheme="majorHAnsi" w:cstheme="majorHAnsi"/>
          <w:lang w:val="en-US"/>
        </w:rPr>
        <w:t>Nostro cash t</w:t>
      </w:r>
      <w:r w:rsidR="00B0723B" w:rsidRPr="00B64A6D">
        <w:rPr>
          <w:rFonts w:asciiTheme="majorHAnsi" w:hAnsiTheme="majorHAnsi" w:cstheme="majorHAnsi"/>
          <w:lang w:val="en-US"/>
        </w:rPr>
        <w:t xml:space="preserve">ransfer </w:t>
      </w:r>
      <w:r w:rsidR="00601317" w:rsidRPr="00B64A6D">
        <w:rPr>
          <w:rFonts w:asciiTheme="majorHAnsi" w:hAnsiTheme="majorHAnsi" w:cstheme="majorHAnsi"/>
          <w:lang w:val="en-US"/>
        </w:rPr>
        <w:t>tickets</w:t>
      </w:r>
      <w:r w:rsidR="00A07EAF" w:rsidRPr="00B64A6D">
        <w:rPr>
          <w:rFonts w:asciiTheme="majorHAnsi" w:hAnsiTheme="majorHAnsi" w:cstheme="majorHAnsi"/>
          <w:lang w:val="en-US"/>
        </w:rPr>
        <w:t xml:space="preserve"> f</w:t>
      </w:r>
      <w:r w:rsidR="00CA2A63" w:rsidRPr="00B64A6D">
        <w:rPr>
          <w:rFonts w:asciiTheme="majorHAnsi" w:hAnsiTheme="majorHAnsi" w:cstheme="majorHAnsi"/>
          <w:lang w:val="en-US"/>
        </w:rPr>
        <w:t xml:space="preserve">rom the Funds accounts to their Clearing </w:t>
      </w:r>
      <w:r w:rsidR="00A07EAF" w:rsidRPr="00B64A6D">
        <w:rPr>
          <w:rFonts w:asciiTheme="majorHAnsi" w:hAnsiTheme="majorHAnsi" w:cstheme="majorHAnsi"/>
          <w:lang w:val="en-US"/>
        </w:rPr>
        <w:t>account</w:t>
      </w:r>
      <w:r w:rsidR="00CA2A63" w:rsidRPr="00B64A6D">
        <w:rPr>
          <w:rFonts w:asciiTheme="majorHAnsi" w:hAnsiTheme="majorHAnsi" w:cstheme="majorHAnsi"/>
          <w:lang w:val="en-US"/>
        </w:rPr>
        <w:t>s</w:t>
      </w:r>
      <w:r w:rsidR="00A07EAF" w:rsidRPr="00B64A6D">
        <w:rPr>
          <w:rFonts w:asciiTheme="majorHAnsi" w:hAnsiTheme="majorHAnsi" w:cstheme="majorHAnsi"/>
          <w:lang w:val="en-US"/>
        </w:rPr>
        <w:t>.</w:t>
      </w:r>
      <w:r w:rsidR="00601317" w:rsidRPr="00B64A6D">
        <w:rPr>
          <w:rFonts w:asciiTheme="majorHAnsi" w:hAnsiTheme="majorHAnsi" w:cstheme="majorHAnsi"/>
          <w:lang w:val="en-US"/>
        </w:rPr>
        <w:t xml:space="preserve"> </w:t>
      </w:r>
    </w:p>
    <w:p w14:paraId="63088792" w14:textId="77777777" w:rsidR="0065667A" w:rsidRPr="00B64A6D" w:rsidRDefault="0065667A" w:rsidP="0078701A">
      <w:pPr>
        <w:pStyle w:val="MisysTextBody"/>
      </w:pPr>
    </w:p>
    <w:p w14:paraId="5945E678" w14:textId="482AFD19" w:rsidR="000C40D3" w:rsidRPr="00B64A6D" w:rsidRDefault="007B295B" w:rsidP="0078701A">
      <w:pPr>
        <w:pStyle w:val="MisysTextBody"/>
        <w:rPr>
          <w:color w:val="333333"/>
        </w:rPr>
      </w:pPr>
      <w:r w:rsidRPr="00B64A6D">
        <w:t xml:space="preserve">The purpose is to capture the margin call associated with futures </w:t>
      </w:r>
      <w:r w:rsidR="00A07EAF" w:rsidRPr="00B64A6D">
        <w:t xml:space="preserve">and options </w:t>
      </w:r>
      <w:r w:rsidRPr="00B64A6D">
        <w:t xml:space="preserve">and reflect it at the Nostro </w:t>
      </w:r>
      <w:r w:rsidR="007667C8" w:rsidRPr="00B64A6D">
        <w:t>Management</w:t>
      </w:r>
      <w:r w:rsidRPr="00B64A6D">
        <w:t xml:space="preserve"> level, Cash Balance and Portfolio Reporting</w:t>
      </w:r>
      <w:r w:rsidR="00F27213" w:rsidRPr="00B64A6D">
        <w:t xml:space="preserve"> without generating tickets that </w:t>
      </w:r>
      <w:r w:rsidR="0065667A" w:rsidRPr="00B64A6D">
        <w:t>can have</w:t>
      </w:r>
      <w:r w:rsidR="00F27213" w:rsidRPr="00B64A6D">
        <w:t xml:space="preserve"> significant impact on the portfolio performance.</w:t>
      </w:r>
      <w:r w:rsidR="00F27213" w:rsidRPr="00B64A6D">
        <w:rPr>
          <w:color w:val="333333"/>
        </w:rPr>
        <w:t xml:space="preserve"> </w:t>
      </w:r>
      <w:r w:rsidR="008C2BAA" w:rsidRPr="00B64A6D">
        <w:rPr>
          <w:color w:val="333333"/>
        </w:rPr>
        <w:t>(</w:t>
      </w:r>
      <w:r w:rsidR="004B6371" w:rsidRPr="00B64A6D">
        <w:rPr>
          <w:color w:val="333333"/>
        </w:rPr>
        <w:t>You can find m</w:t>
      </w:r>
      <w:r w:rsidR="000C40D3" w:rsidRPr="00B64A6D">
        <w:rPr>
          <w:color w:val="333333"/>
        </w:rPr>
        <w:t>ore details about our recomme</w:t>
      </w:r>
      <w:r w:rsidR="004B6371" w:rsidRPr="00B64A6D">
        <w:rPr>
          <w:color w:val="333333"/>
        </w:rPr>
        <w:t>ndation’s reasons in Appendix</w:t>
      </w:r>
      <w:ins w:id="36" w:author="Forcher, Pascale" w:date="2017-01-25T13:13:00Z">
        <w:r w:rsidR="00A41F00">
          <w:rPr>
            <w:color w:val="333333"/>
          </w:rPr>
          <w:t>1</w:t>
        </w:r>
      </w:ins>
      <w:r w:rsidR="008C2BAA" w:rsidRPr="00B64A6D">
        <w:rPr>
          <w:color w:val="333333"/>
        </w:rPr>
        <w:t>)</w:t>
      </w:r>
      <w:r w:rsidR="004B6371" w:rsidRPr="00B64A6D">
        <w:rPr>
          <w:color w:val="333333"/>
        </w:rPr>
        <w:t>.</w:t>
      </w:r>
    </w:p>
    <w:p w14:paraId="69A78227" w14:textId="77777777" w:rsidR="00FA1545" w:rsidRPr="00B64A6D" w:rsidRDefault="00FA1545" w:rsidP="0078701A">
      <w:pPr>
        <w:pStyle w:val="MisysTextBody"/>
      </w:pPr>
    </w:p>
    <w:p w14:paraId="5A38F5F9" w14:textId="77777777" w:rsidR="00573958" w:rsidRDefault="00573958">
      <w:pPr>
        <w:spacing w:line="360" w:lineRule="auto"/>
        <w:rPr>
          <w:rFonts w:asciiTheme="majorHAnsi" w:hAnsiTheme="majorHAnsi" w:cstheme="majorHAnsi"/>
          <w:sz w:val="28"/>
          <w:szCs w:val="28"/>
          <w:lang w:val="en-US"/>
        </w:rPr>
      </w:pPr>
      <w:r>
        <w:br w:type="page"/>
      </w:r>
    </w:p>
    <w:p w14:paraId="56412932" w14:textId="77777777" w:rsidR="00FA1545" w:rsidRDefault="00573958" w:rsidP="00671449">
      <w:pPr>
        <w:pStyle w:val="MisysSectionHeadingLv2"/>
      </w:pPr>
      <w:bookmarkStart w:id="37" w:name="_Toc470168190"/>
      <w:r w:rsidRPr="00B64A6D">
        <w:rPr>
          <w:noProof/>
        </w:rPr>
        <w:lastRenderedPageBreak/>
        <w:drawing>
          <wp:anchor distT="0" distB="0" distL="114300" distR="114300" simplePos="0" relativeHeight="251667456" behindDoc="0" locked="0" layoutInCell="1" allowOverlap="1" wp14:anchorId="29EFAB70" wp14:editId="6A90AF77">
            <wp:simplePos x="0" y="0"/>
            <wp:positionH relativeFrom="margin">
              <wp:posOffset>0</wp:posOffset>
            </wp:positionH>
            <wp:positionV relativeFrom="margin">
              <wp:posOffset>452755</wp:posOffset>
            </wp:positionV>
            <wp:extent cx="6252210" cy="4886325"/>
            <wp:effectExtent l="57150" t="57150" r="53340" b="476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2210" cy="4886325"/>
                    </a:xfrm>
                    <a:prstGeom prst="rect">
                      <a:avLst/>
                    </a:prstGeom>
                    <a:solidFill>
                      <a:srgbClr val="FFFFFF">
                        <a:shade val="85000"/>
                      </a:srgbClr>
                    </a:solidFill>
                    <a:ln w="3175" cap="sq">
                      <a:solidFill>
                        <a:schemeClr val="accent4"/>
                      </a:solidFill>
                      <a:miter lim="800000"/>
                    </a:ln>
                    <a:effectLst/>
                    <a:scene3d>
                      <a:camera prst="orthographicFront"/>
                      <a:lightRig rig="twoPt" dir="t">
                        <a:rot lat="0" lon="0" rev="7200000"/>
                      </a:lightRig>
                    </a:scene3d>
                    <a:sp3d>
                      <a:contourClr>
                        <a:srgbClr val="FFFFFF"/>
                      </a:contourClr>
                    </a:sp3d>
                  </pic:spPr>
                </pic:pic>
              </a:graphicData>
            </a:graphic>
            <wp14:sizeRelH relativeFrom="margin">
              <wp14:pctWidth>0</wp14:pctWidth>
            </wp14:sizeRelH>
            <wp14:sizeRelV relativeFrom="margin">
              <wp14:pctHeight>0</wp14:pctHeight>
            </wp14:sizeRelV>
          </wp:anchor>
        </w:drawing>
      </w:r>
      <w:r w:rsidR="00FA1545" w:rsidRPr="00B64A6D">
        <w:t>Process Flow Diagram</w:t>
      </w:r>
      <w:bookmarkEnd w:id="37"/>
    </w:p>
    <w:p w14:paraId="1CD657E8" w14:textId="77777777" w:rsidR="00573958" w:rsidRPr="00573958" w:rsidRDefault="00573958" w:rsidP="00573958">
      <w:pPr>
        <w:pStyle w:val="MisysTextStandardFirst"/>
        <w:rPr>
          <w:lang w:val="en-US"/>
        </w:rPr>
      </w:pPr>
    </w:p>
    <w:p w14:paraId="65F7129B" w14:textId="77777777" w:rsidR="00671449" w:rsidRPr="00B64A6D" w:rsidRDefault="00671449" w:rsidP="0078701A">
      <w:pPr>
        <w:pStyle w:val="MisysTextBody"/>
      </w:pPr>
      <w:r w:rsidRPr="00B64A6D">
        <w:t>At the end of the day</w:t>
      </w:r>
      <w:r w:rsidR="00CA2A63" w:rsidRPr="00B64A6D">
        <w:t>, we will be generating</w:t>
      </w:r>
      <w:r w:rsidRPr="00B64A6D">
        <w:t>:</w:t>
      </w:r>
    </w:p>
    <w:p w14:paraId="5291AE68" w14:textId="6CC381D8" w:rsidR="00671449" w:rsidRPr="00B64A6D" w:rsidRDefault="00CA2A63" w:rsidP="00BB0F25">
      <w:pPr>
        <w:pStyle w:val="MisysTextBody"/>
        <w:numPr>
          <w:ilvl w:val="0"/>
          <w:numId w:val="11"/>
        </w:numPr>
      </w:pPr>
      <w:r w:rsidRPr="00B64A6D">
        <w:t>A</w:t>
      </w:r>
      <w:r w:rsidR="00671449" w:rsidRPr="00B64A6D">
        <w:t xml:space="preserve"> </w:t>
      </w:r>
      <w:ins w:id="38" w:author="Forcher, Pascale" w:date="2017-01-25T13:14:00Z">
        <w:r w:rsidR="00A41F00">
          <w:t>Cash Report (</w:t>
        </w:r>
      </w:ins>
      <w:r w:rsidR="00671449" w:rsidRPr="00B64A6D">
        <w:t>Variation Margin Report</w:t>
      </w:r>
      <w:ins w:id="39" w:author="Forcher, Pascale" w:date="2017-01-25T13:14:00Z">
        <w:r w:rsidR="00A41F00">
          <w:t>)</w:t>
        </w:r>
      </w:ins>
      <w:r w:rsidR="00671449" w:rsidRPr="00B64A6D">
        <w:t xml:space="preserve"> </w:t>
      </w:r>
      <w:r w:rsidR="00671449" w:rsidRPr="00B64A6D">
        <w:rPr>
          <w:b/>
        </w:rPr>
        <w:t xml:space="preserve">to be </w:t>
      </w:r>
      <w:r w:rsidR="0082100B" w:rsidRPr="00B64A6D">
        <w:rPr>
          <w:b/>
        </w:rPr>
        <w:t>reconciled</w:t>
      </w:r>
      <w:r w:rsidR="0082100B" w:rsidRPr="00B64A6D">
        <w:t xml:space="preserve"> </w:t>
      </w:r>
      <w:r w:rsidR="00671449" w:rsidRPr="00B64A6D">
        <w:t>with Goldman Sachs Report</w:t>
      </w:r>
      <w:r w:rsidR="0082100B" w:rsidRPr="00B64A6D">
        <w:t xml:space="preserve"> within </w:t>
      </w:r>
      <w:del w:id="40" w:author="Forcher, Pascale" w:date="2017-01-11T09:57:00Z">
        <w:r w:rsidR="0082100B" w:rsidRPr="00B64A6D" w:rsidDel="004774C2">
          <w:delText>Intelimatch</w:delText>
        </w:r>
      </w:del>
      <w:ins w:id="41" w:author="Forcher, Pascale" w:date="2017-01-11T09:57:00Z">
        <w:r w:rsidR="004774C2">
          <w:t>Intellimatch</w:t>
        </w:r>
      </w:ins>
      <w:r w:rsidR="0018223F" w:rsidRPr="00B64A6D">
        <w:t>.</w:t>
      </w:r>
    </w:p>
    <w:p w14:paraId="39DCAD6A" w14:textId="77777777" w:rsidR="00CA2A63" w:rsidRPr="00B64A6D" w:rsidRDefault="00CA2A63" w:rsidP="00BB0F25">
      <w:pPr>
        <w:pStyle w:val="MisysTextBody"/>
        <w:numPr>
          <w:ilvl w:val="0"/>
          <w:numId w:val="11"/>
        </w:numPr>
      </w:pPr>
      <w:r w:rsidRPr="00B64A6D">
        <w:t xml:space="preserve">An XML file for Integration Service </w:t>
      </w:r>
      <w:r w:rsidRPr="00B64A6D">
        <w:rPr>
          <w:b/>
        </w:rPr>
        <w:t>to create Nostro Cash Transfers</w:t>
      </w:r>
      <w:r w:rsidRPr="00B64A6D">
        <w:t xml:space="preserve"> from the Funds accounts to their Clearing Accounts.</w:t>
      </w:r>
    </w:p>
    <w:p w14:paraId="61F588FB" w14:textId="77777777" w:rsidR="0082100B" w:rsidRPr="00B64A6D" w:rsidRDefault="001A242F" w:rsidP="0078701A">
      <w:pPr>
        <w:pStyle w:val="MisysTextBody"/>
      </w:pPr>
      <w:r>
        <w:t>Cash Transfer</w:t>
      </w:r>
      <w:r w:rsidR="0082100B" w:rsidRPr="00B64A6D">
        <w:t xml:space="preserve"> Transactions will </w:t>
      </w:r>
      <w:r w:rsidR="0092002C" w:rsidRPr="00B64A6D">
        <w:t xml:space="preserve">be created with Pending Status so the next day </w:t>
      </w:r>
      <w:r w:rsidR="0082100B" w:rsidRPr="00B64A6D">
        <w:t>Mediolanum Treasury</w:t>
      </w:r>
      <w:r w:rsidR="0092002C" w:rsidRPr="00B64A6D">
        <w:t xml:space="preserve"> can</w:t>
      </w:r>
      <w:r w:rsidR="0082100B" w:rsidRPr="00B64A6D">
        <w:t>:</w:t>
      </w:r>
    </w:p>
    <w:p w14:paraId="2394FE58" w14:textId="77777777" w:rsidR="0082100B" w:rsidRPr="00B64A6D" w:rsidRDefault="0092002C" w:rsidP="00BB0F25">
      <w:pPr>
        <w:pStyle w:val="MisysTextBody"/>
        <w:numPr>
          <w:ilvl w:val="0"/>
          <w:numId w:val="11"/>
        </w:numPr>
      </w:pPr>
      <w:r w:rsidRPr="00B64A6D">
        <w:t>C</w:t>
      </w:r>
      <w:r w:rsidR="00ED5682" w:rsidRPr="00B64A6D">
        <w:t>heck it</w:t>
      </w:r>
    </w:p>
    <w:p w14:paraId="25EE44CC" w14:textId="77777777" w:rsidR="00D013D2" w:rsidRPr="00B64A6D" w:rsidRDefault="0092002C" w:rsidP="00BB0F25">
      <w:pPr>
        <w:pStyle w:val="MisysTextBody"/>
        <w:numPr>
          <w:ilvl w:val="0"/>
          <w:numId w:val="11"/>
        </w:numPr>
      </w:pPr>
      <w:r w:rsidRPr="00B64A6D">
        <w:t>Di</w:t>
      </w:r>
      <w:r w:rsidR="0082100B" w:rsidRPr="00B64A6D">
        <w:t>sagree and adjust</w:t>
      </w:r>
      <w:r w:rsidR="00ED5682" w:rsidRPr="00B64A6D">
        <w:t xml:space="preserve"> it</w:t>
      </w:r>
    </w:p>
    <w:p w14:paraId="40D1FCE2" w14:textId="77777777" w:rsidR="00D013D2" w:rsidRPr="00B64A6D" w:rsidRDefault="0092002C" w:rsidP="00BB0F25">
      <w:pPr>
        <w:pStyle w:val="MisysTextBody"/>
        <w:numPr>
          <w:ilvl w:val="0"/>
          <w:numId w:val="11"/>
        </w:numPr>
      </w:pPr>
      <w:r w:rsidRPr="00B64A6D">
        <w:t>A</w:t>
      </w:r>
      <w:r w:rsidR="0082100B" w:rsidRPr="00B64A6D">
        <w:t>pprove and generate Swift message</w:t>
      </w:r>
    </w:p>
    <w:p w14:paraId="55CD268E" w14:textId="77777777" w:rsidR="00B359DD" w:rsidRDefault="00B359DD" w:rsidP="0078701A">
      <w:pPr>
        <w:pStyle w:val="MisysTextBody"/>
        <w:rPr>
          <w:ins w:id="42" w:author="Forcher, Pascale" w:date="2017-01-25T13:18:00Z"/>
        </w:rPr>
      </w:pPr>
    </w:p>
    <w:p w14:paraId="3A4CF5F2" w14:textId="77777777" w:rsidR="00B359DD" w:rsidRDefault="00B359DD" w:rsidP="00B359DD">
      <w:pPr>
        <w:pStyle w:val="CommentText"/>
        <w:rPr>
          <w:ins w:id="43" w:author="Forcher, Pascale" w:date="2017-01-25T13:19:00Z"/>
          <w:rFonts w:asciiTheme="majorHAnsi" w:hAnsiTheme="majorHAnsi" w:cstheme="majorHAnsi"/>
          <w:sz w:val="20"/>
          <w:lang w:val="en-US"/>
        </w:rPr>
      </w:pPr>
      <w:ins w:id="44" w:author="Forcher, Pascale" w:date="2017-01-25T13:18:00Z">
        <w:r w:rsidRPr="00F27FA5">
          <w:rPr>
            <w:rFonts w:asciiTheme="majorHAnsi" w:hAnsiTheme="majorHAnsi" w:cstheme="majorHAnsi"/>
            <w:sz w:val="20"/>
            <w:lang w:val="en-US"/>
          </w:rPr>
          <w:t xml:space="preserve">PS:  The Reconciliation is done automatically by Intellimatch. Medio are just reviewing the Report in the morning </w:t>
        </w:r>
        <w:r>
          <w:rPr>
            <w:rFonts w:asciiTheme="majorHAnsi" w:hAnsiTheme="majorHAnsi" w:cstheme="majorHAnsi"/>
            <w:sz w:val="20"/>
            <w:lang w:val="en-US"/>
          </w:rPr>
          <w:t>to check what is un</w:t>
        </w:r>
        <w:r w:rsidRPr="00F27FA5">
          <w:rPr>
            <w:rFonts w:asciiTheme="majorHAnsi" w:hAnsiTheme="majorHAnsi" w:cstheme="majorHAnsi"/>
            <w:sz w:val="20"/>
            <w:lang w:val="en-US"/>
          </w:rPr>
          <w:t>match</w:t>
        </w:r>
        <w:r>
          <w:rPr>
            <w:rFonts w:asciiTheme="majorHAnsi" w:hAnsiTheme="majorHAnsi" w:cstheme="majorHAnsi"/>
            <w:sz w:val="20"/>
            <w:lang w:val="en-US"/>
          </w:rPr>
          <w:t>ed</w:t>
        </w:r>
        <w:r w:rsidRPr="00F27FA5">
          <w:rPr>
            <w:rFonts w:asciiTheme="majorHAnsi" w:hAnsiTheme="majorHAnsi" w:cstheme="majorHAnsi"/>
            <w:sz w:val="20"/>
            <w:lang w:val="en-US"/>
          </w:rPr>
          <w:t xml:space="preserve">. </w:t>
        </w:r>
      </w:ins>
    </w:p>
    <w:p w14:paraId="35840F05" w14:textId="4A625B00" w:rsidR="00B359DD" w:rsidRPr="00F27FA5" w:rsidRDefault="0055307D" w:rsidP="00B359DD">
      <w:pPr>
        <w:pStyle w:val="CommentText"/>
        <w:rPr>
          <w:ins w:id="45" w:author="Forcher, Pascale" w:date="2017-01-25T13:18:00Z"/>
          <w:rFonts w:asciiTheme="majorHAnsi" w:hAnsiTheme="majorHAnsi" w:cstheme="majorHAnsi"/>
          <w:sz w:val="20"/>
          <w:lang w:val="en-US"/>
        </w:rPr>
      </w:pPr>
      <w:ins w:id="46" w:author="Forcher, Pascale" w:date="2017-01-25T13:25:00Z">
        <w:r>
          <w:rPr>
            <w:rFonts w:asciiTheme="majorHAnsi" w:hAnsiTheme="majorHAnsi" w:cstheme="majorHAnsi"/>
            <w:sz w:val="20"/>
            <w:lang w:val="en-US"/>
          </w:rPr>
          <w:t xml:space="preserve">You can find in Appendix 2, a basic example of </w:t>
        </w:r>
      </w:ins>
      <w:ins w:id="47" w:author="Forcher, Pascale" w:date="2017-01-25T13:26:00Z">
        <w:r>
          <w:rPr>
            <w:rFonts w:asciiTheme="majorHAnsi" w:hAnsiTheme="majorHAnsi" w:cstheme="majorHAnsi"/>
            <w:sz w:val="20"/>
            <w:lang w:val="en-US"/>
          </w:rPr>
          <w:t xml:space="preserve">GMS </w:t>
        </w:r>
      </w:ins>
      <w:ins w:id="48" w:author="Forcher, Pascale" w:date="2017-01-25T13:25:00Z">
        <w:r>
          <w:rPr>
            <w:rFonts w:asciiTheme="majorHAnsi" w:hAnsiTheme="majorHAnsi" w:cstheme="majorHAnsi"/>
            <w:sz w:val="20"/>
            <w:lang w:val="en-US"/>
          </w:rPr>
          <w:t xml:space="preserve">file that will be reconciled </w:t>
        </w:r>
      </w:ins>
      <w:ins w:id="49" w:author="Forcher, Pascale" w:date="2017-01-25T13:26:00Z">
        <w:r>
          <w:rPr>
            <w:rFonts w:asciiTheme="majorHAnsi" w:hAnsiTheme="majorHAnsi" w:cstheme="majorHAnsi"/>
            <w:sz w:val="20"/>
            <w:lang w:val="en-US"/>
          </w:rPr>
          <w:t xml:space="preserve">through Intellimatch. </w:t>
        </w:r>
      </w:ins>
    </w:p>
    <w:p w14:paraId="52DF3B79" w14:textId="77777777" w:rsidR="000C40D3" w:rsidRPr="00B64A6D" w:rsidRDefault="000C40D3" w:rsidP="0078701A">
      <w:pPr>
        <w:pStyle w:val="MisysTextBody"/>
      </w:pPr>
      <w:r w:rsidRPr="00B64A6D">
        <w:br w:type="page"/>
      </w:r>
    </w:p>
    <w:p w14:paraId="58F974D6" w14:textId="44C242CA" w:rsidR="00811B2C" w:rsidRPr="00B64A6D" w:rsidRDefault="00811B2C" w:rsidP="00811B2C">
      <w:pPr>
        <w:pStyle w:val="MisysSectionHeadingLv1"/>
      </w:pPr>
      <w:bookmarkStart w:id="50" w:name="_Toc470168191"/>
      <w:r w:rsidRPr="00B64A6D">
        <w:lastRenderedPageBreak/>
        <w:t>Variation Margin Support</w:t>
      </w:r>
      <w:bookmarkEnd w:id="50"/>
    </w:p>
    <w:p w14:paraId="75041473" w14:textId="77777777" w:rsidR="00811B2C" w:rsidRPr="00B64A6D" w:rsidRDefault="00A62BF5" w:rsidP="00486FFD">
      <w:pPr>
        <w:pStyle w:val="MisysSectionHeadingLv2"/>
      </w:pPr>
      <w:bookmarkStart w:id="51" w:name="_Toc470168192"/>
      <w:r w:rsidRPr="00B64A6D">
        <w:t xml:space="preserve">Listed </w:t>
      </w:r>
      <w:r w:rsidR="00811B2C" w:rsidRPr="00B64A6D">
        <w:t>Futures</w:t>
      </w:r>
      <w:bookmarkEnd w:id="51"/>
    </w:p>
    <w:p w14:paraId="38917065" w14:textId="77777777" w:rsidR="00707316" w:rsidRPr="00B64A6D" w:rsidRDefault="001855D2" w:rsidP="0078701A">
      <w:pPr>
        <w:pStyle w:val="MisysTextBody"/>
      </w:pPr>
      <w:r w:rsidRPr="00B64A6D">
        <w:t xml:space="preserve">FusionInvest supports generation of margin call events for Listed Futures as standard. </w:t>
      </w:r>
    </w:p>
    <w:p w14:paraId="3E91ACD5" w14:textId="77777777" w:rsidR="00707316" w:rsidRPr="00B64A6D" w:rsidRDefault="00707316" w:rsidP="0078701A">
      <w:pPr>
        <w:pStyle w:val="MisysTextBody"/>
      </w:pPr>
      <w:r w:rsidRPr="00B64A6D">
        <w:t xml:space="preserve">It is always possible to restrict the generation using conditions (position allotment, underlying allotment, currency, etc.) </w:t>
      </w:r>
      <w:r w:rsidR="001A242F">
        <w:t>in</w:t>
      </w:r>
      <w:r w:rsidRPr="00B64A6D">
        <w:t xml:space="preserve"> the “Variation Margin for Futures” window. </w:t>
      </w:r>
    </w:p>
    <w:p w14:paraId="75A02E8F" w14:textId="77777777" w:rsidR="00707316" w:rsidRPr="00B64A6D" w:rsidRDefault="00707316" w:rsidP="0078701A">
      <w:pPr>
        <w:pStyle w:val="MisysTextBody"/>
      </w:pPr>
      <w:r w:rsidRPr="00B64A6D">
        <w:rPr>
          <w:noProof/>
        </w:rPr>
        <w:drawing>
          <wp:inline distT="0" distB="0" distL="0" distR="0" wp14:anchorId="4732442C" wp14:editId="6E6E2E4A">
            <wp:extent cx="5811520" cy="638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1520" cy="638810"/>
                    </a:xfrm>
                    <a:prstGeom prst="rect">
                      <a:avLst/>
                    </a:prstGeom>
                  </pic:spPr>
                </pic:pic>
              </a:graphicData>
            </a:graphic>
          </wp:inline>
        </w:drawing>
      </w:r>
    </w:p>
    <w:p w14:paraId="1D271338" w14:textId="77777777" w:rsidR="00751B94" w:rsidRPr="00B64A6D" w:rsidRDefault="00751B94" w:rsidP="0078701A">
      <w:pPr>
        <w:pStyle w:val="MisysTextBody"/>
      </w:pPr>
    </w:p>
    <w:p w14:paraId="7F191B24" w14:textId="4140B376" w:rsidR="00A62BF5" w:rsidRPr="00B64A6D" w:rsidRDefault="00A62BF5" w:rsidP="00486FFD">
      <w:pPr>
        <w:pStyle w:val="MisysSectionHeadingLv2"/>
      </w:pPr>
      <w:bookmarkStart w:id="52" w:name="_Toc470168193"/>
      <w:r w:rsidRPr="00B64A6D">
        <w:t xml:space="preserve">Listed </w:t>
      </w:r>
      <w:r w:rsidR="00811B2C" w:rsidRPr="00B64A6D">
        <w:t>Options</w:t>
      </w:r>
      <w:bookmarkEnd w:id="52"/>
    </w:p>
    <w:p w14:paraId="01331F14" w14:textId="77777777" w:rsidR="00A62BF5" w:rsidRPr="00B64A6D" w:rsidRDefault="00A62BF5" w:rsidP="0078701A">
      <w:pPr>
        <w:pStyle w:val="MisysTextBody"/>
      </w:pPr>
      <w:r w:rsidRPr="00B64A6D">
        <w:t xml:space="preserve">FusionInvest does not support generation of margin call events for </w:t>
      </w:r>
      <w:r w:rsidR="0001742E" w:rsidRPr="00B64A6D">
        <w:t>listed</w:t>
      </w:r>
      <w:r w:rsidRPr="00B64A6D">
        <w:t xml:space="preserve"> options without a Toolkit.</w:t>
      </w:r>
    </w:p>
    <w:p w14:paraId="213C046E" w14:textId="77777777" w:rsidR="00A62BF5" w:rsidRPr="00B64A6D" w:rsidRDefault="00A62BF5" w:rsidP="0078701A">
      <w:pPr>
        <w:pStyle w:val="MisysTextBody"/>
      </w:pPr>
      <w:r w:rsidRPr="00F44D80">
        <w:t xml:space="preserve">It is proposed that a toolkit be deployed to enhance the </w:t>
      </w:r>
      <w:r w:rsidR="00CF4B97" w:rsidRPr="00F44D80">
        <w:t>behavior</w:t>
      </w:r>
      <w:r w:rsidRPr="00F44D80">
        <w:t xml:space="preserve"> of eligible option instruments to behave like listed futures for the purposes of va</w:t>
      </w:r>
      <w:r w:rsidR="0001742E" w:rsidRPr="00F44D80">
        <w:t>riation margin events.</w:t>
      </w:r>
    </w:p>
    <w:p w14:paraId="1682B25A" w14:textId="77777777" w:rsidR="00A62BF5" w:rsidRPr="00B64A6D" w:rsidRDefault="00A62BF5" w:rsidP="0078701A">
      <w:pPr>
        <w:pStyle w:val="MisysTextBody"/>
      </w:pPr>
      <w:r w:rsidRPr="00B64A6D">
        <w:t>The toolkit will involve setting a Boolean flag on eligible instrument</w:t>
      </w:r>
      <w:r w:rsidR="0001742E" w:rsidRPr="00B64A6D">
        <w:t>s. The Data S</w:t>
      </w:r>
      <w:r w:rsidRPr="00B64A6D">
        <w:t>ervice</w:t>
      </w:r>
      <w:r w:rsidR="0001742E" w:rsidRPr="00B64A6D">
        <w:t xml:space="preserve"> (which provides Bloomberg data feeds to the platform)</w:t>
      </w:r>
      <w:r w:rsidRPr="00B64A6D">
        <w:t xml:space="preserve"> can be modified to automatically set the flag to tr</w:t>
      </w:r>
      <w:r w:rsidR="0001742E" w:rsidRPr="00B64A6D">
        <w:t>ue for the required instruments on creation.</w:t>
      </w:r>
    </w:p>
    <w:p w14:paraId="2F00E320" w14:textId="77777777" w:rsidR="00A62BF5" w:rsidRPr="00B64A6D" w:rsidRDefault="00A62BF5" w:rsidP="0078701A">
      <w:pPr>
        <w:pStyle w:val="MisysTextBody"/>
      </w:pPr>
      <w:r w:rsidRPr="00B64A6D">
        <w:t>The identified required instruments to generate variation margin events are as follows</w:t>
      </w:r>
      <w:r w:rsidR="003C25F7" w:rsidRPr="00B64A6D">
        <w:t>:</w:t>
      </w:r>
    </w:p>
    <w:p w14:paraId="50161C33" w14:textId="77777777" w:rsidR="007667C8" w:rsidRPr="00B64A6D" w:rsidRDefault="007667C8" w:rsidP="00BB0F25">
      <w:pPr>
        <w:pStyle w:val="MisysTextBody"/>
        <w:numPr>
          <w:ilvl w:val="0"/>
          <w:numId w:val="10"/>
        </w:numPr>
      </w:pPr>
      <w:r w:rsidRPr="00B64A6D">
        <w:t xml:space="preserve">Options on equity Index, </w:t>
      </w:r>
    </w:p>
    <w:p w14:paraId="7B44C35A" w14:textId="77777777" w:rsidR="007667C8" w:rsidRPr="00B64A6D" w:rsidRDefault="007667C8" w:rsidP="00BB0F25">
      <w:pPr>
        <w:pStyle w:val="MisysTextBody"/>
        <w:numPr>
          <w:ilvl w:val="0"/>
          <w:numId w:val="10"/>
        </w:numPr>
      </w:pPr>
      <w:r w:rsidRPr="00B64A6D">
        <w:t xml:space="preserve">Options on single stocks, </w:t>
      </w:r>
    </w:p>
    <w:p w14:paraId="18074EBB" w14:textId="77777777" w:rsidR="007667C8" w:rsidRPr="00B64A6D" w:rsidRDefault="007667C8" w:rsidP="00BB0F25">
      <w:pPr>
        <w:pStyle w:val="MisysTextBody"/>
        <w:numPr>
          <w:ilvl w:val="0"/>
          <w:numId w:val="10"/>
        </w:numPr>
      </w:pPr>
      <w:r w:rsidRPr="00B64A6D">
        <w:t xml:space="preserve">Options on fixed income futures, </w:t>
      </w:r>
    </w:p>
    <w:p w14:paraId="6B64194C" w14:textId="77777777" w:rsidR="007667C8" w:rsidRPr="00B64A6D" w:rsidRDefault="007667C8" w:rsidP="00BB0F25">
      <w:pPr>
        <w:pStyle w:val="MisysTextBody"/>
        <w:numPr>
          <w:ilvl w:val="0"/>
          <w:numId w:val="10"/>
        </w:numPr>
      </w:pPr>
      <w:r w:rsidRPr="00B64A6D">
        <w:t xml:space="preserve">Options on currency futures, </w:t>
      </w:r>
    </w:p>
    <w:p w14:paraId="7A2B6FBE" w14:textId="77777777" w:rsidR="00AF6A4C" w:rsidRPr="00B64A6D" w:rsidRDefault="007667C8" w:rsidP="00BB0F25">
      <w:pPr>
        <w:pStyle w:val="MisysTextBody"/>
        <w:numPr>
          <w:ilvl w:val="0"/>
          <w:numId w:val="10"/>
        </w:numPr>
      </w:pPr>
      <w:r w:rsidRPr="00B64A6D">
        <w:t>Options on Futures</w:t>
      </w:r>
    </w:p>
    <w:p w14:paraId="6F6AC508" w14:textId="77777777" w:rsidR="00707316" w:rsidRPr="00B64A6D" w:rsidRDefault="00707316" w:rsidP="0078701A">
      <w:pPr>
        <w:pStyle w:val="MisysTextBody"/>
      </w:pPr>
    </w:p>
    <w:p w14:paraId="6E15AB3B" w14:textId="1E5819D8" w:rsidR="00707316" w:rsidRPr="00B64A6D" w:rsidRDefault="00707316" w:rsidP="00707316">
      <w:pPr>
        <w:pStyle w:val="MisysSectionHeadingLv2"/>
      </w:pPr>
      <w:bookmarkStart w:id="53" w:name="_Toc470168194"/>
      <w:r w:rsidRPr="00B64A6D">
        <w:t>Margin Call Generation Types</w:t>
      </w:r>
      <w:bookmarkEnd w:id="53"/>
    </w:p>
    <w:p w14:paraId="5056E2DB" w14:textId="77777777" w:rsidR="00707316" w:rsidRPr="00B64A6D" w:rsidRDefault="00707316" w:rsidP="0078701A">
      <w:pPr>
        <w:pStyle w:val="MisysTextBody"/>
      </w:pPr>
      <w:r w:rsidRPr="00B64A6D">
        <w:t>The ‘Variation Margin for Futures’ Selector allows the configuration of “what to do” for margin call events:</w:t>
      </w:r>
    </w:p>
    <w:p w14:paraId="3049BF1B" w14:textId="77777777" w:rsidR="00707316" w:rsidRPr="00B64A6D" w:rsidRDefault="00707316" w:rsidP="00BB0F25">
      <w:pPr>
        <w:pStyle w:val="MisysTextBody"/>
        <w:numPr>
          <w:ilvl w:val="0"/>
          <w:numId w:val="7"/>
        </w:numPr>
      </w:pPr>
      <w:r w:rsidRPr="00B64A6D">
        <w:t>Yes, with Ticket</w:t>
      </w:r>
    </w:p>
    <w:p w14:paraId="18353698" w14:textId="77777777" w:rsidR="00707316" w:rsidRPr="00B64A6D" w:rsidRDefault="00707316" w:rsidP="00BB0F25">
      <w:pPr>
        <w:pStyle w:val="MisysTextBody"/>
        <w:numPr>
          <w:ilvl w:val="1"/>
          <w:numId w:val="7"/>
        </w:numPr>
      </w:pPr>
      <w:r w:rsidRPr="00B64A6D">
        <w:t>An automatic ticket, with business event Variation Margin, is generated for each position applicable.</w:t>
      </w:r>
    </w:p>
    <w:p w14:paraId="4C7C1925" w14:textId="77777777" w:rsidR="00707316" w:rsidRPr="00B64A6D" w:rsidRDefault="00707316" w:rsidP="00BB0F25">
      <w:pPr>
        <w:pStyle w:val="MisysTextBody"/>
        <w:numPr>
          <w:ilvl w:val="1"/>
          <w:numId w:val="7"/>
        </w:numPr>
      </w:pPr>
      <w:r w:rsidRPr="00B64A6D">
        <w:t>This is a legacy configuration and is no longer supported for new implementations</w:t>
      </w:r>
    </w:p>
    <w:p w14:paraId="4FDD758F" w14:textId="77777777" w:rsidR="00707316" w:rsidRPr="00B64A6D" w:rsidRDefault="00707316" w:rsidP="00BB0F25">
      <w:pPr>
        <w:pStyle w:val="MisysTextBody"/>
        <w:numPr>
          <w:ilvl w:val="0"/>
          <w:numId w:val="7"/>
        </w:numPr>
      </w:pPr>
      <w:r w:rsidRPr="00B64A6D">
        <w:t>Yes, without Ticket</w:t>
      </w:r>
    </w:p>
    <w:p w14:paraId="7DF3D5F9" w14:textId="77777777" w:rsidR="00707316" w:rsidRPr="00B64A6D" w:rsidRDefault="00707316" w:rsidP="00BB0F25">
      <w:pPr>
        <w:pStyle w:val="MisysTextBody"/>
        <w:numPr>
          <w:ilvl w:val="1"/>
          <w:numId w:val="7"/>
        </w:numPr>
      </w:pPr>
      <w:r w:rsidRPr="00B64A6D">
        <w:t>No automatic ticket is generated, but the impact of variation margin is reflected in the portfolio Balance column</w:t>
      </w:r>
    </w:p>
    <w:p w14:paraId="0E64A84C" w14:textId="77777777" w:rsidR="00707316" w:rsidRPr="005B7188" w:rsidRDefault="00707316" w:rsidP="00BB0F25">
      <w:pPr>
        <w:pStyle w:val="MisysTextBody"/>
        <w:numPr>
          <w:ilvl w:val="1"/>
          <w:numId w:val="7"/>
        </w:numPr>
      </w:pPr>
      <w:r w:rsidRPr="005B7188">
        <w:t>This is the recommended configuration as it is supported by Misys.</w:t>
      </w:r>
    </w:p>
    <w:p w14:paraId="46992262" w14:textId="77777777" w:rsidR="00707316" w:rsidRPr="00B64A6D" w:rsidRDefault="00707316" w:rsidP="00BB0F25">
      <w:pPr>
        <w:pStyle w:val="MisysTextBody"/>
        <w:numPr>
          <w:ilvl w:val="0"/>
          <w:numId w:val="7"/>
        </w:numPr>
      </w:pPr>
      <w:r w:rsidRPr="00B64A6D">
        <w:t>No</w:t>
      </w:r>
    </w:p>
    <w:p w14:paraId="7BC8DAF8" w14:textId="77777777" w:rsidR="00707316" w:rsidRPr="00B64A6D" w:rsidRDefault="00707316" w:rsidP="00BB0F25">
      <w:pPr>
        <w:pStyle w:val="MisysTextBody"/>
        <w:numPr>
          <w:ilvl w:val="1"/>
          <w:numId w:val="7"/>
        </w:numPr>
      </w:pPr>
      <w:r w:rsidRPr="00B64A6D">
        <w:t xml:space="preserve">No impact on applicable positions at all. </w:t>
      </w:r>
    </w:p>
    <w:p w14:paraId="63856656" w14:textId="77777777" w:rsidR="00355845" w:rsidRPr="00B64A6D" w:rsidRDefault="00355845">
      <w:pPr>
        <w:spacing w:line="360" w:lineRule="auto"/>
        <w:rPr>
          <w:lang w:val="en-US"/>
        </w:rPr>
      </w:pPr>
    </w:p>
    <w:p w14:paraId="0FB3D008" w14:textId="77777777" w:rsidR="001A242F" w:rsidRDefault="001A242F">
      <w:pPr>
        <w:spacing w:line="360" w:lineRule="auto"/>
        <w:rPr>
          <w:rFonts w:asciiTheme="majorHAnsi" w:hAnsiTheme="majorHAnsi" w:cstheme="majorHAnsi"/>
          <w:sz w:val="28"/>
          <w:szCs w:val="28"/>
          <w:lang w:val="en-US"/>
        </w:rPr>
      </w:pPr>
      <w:r>
        <w:br w:type="page"/>
      </w:r>
    </w:p>
    <w:p w14:paraId="00406DC5" w14:textId="77777777" w:rsidR="001A242F" w:rsidRPr="00B64A6D" w:rsidRDefault="00052126" w:rsidP="001A242F">
      <w:pPr>
        <w:pStyle w:val="MisysSectionHeadingLv2"/>
      </w:pPr>
      <w:bookmarkStart w:id="54" w:name="_Toc470168195"/>
      <w:r>
        <w:rPr>
          <w:noProof/>
        </w:rPr>
        <w:lastRenderedPageBreak/>
        <mc:AlternateContent>
          <mc:Choice Requires="wps">
            <w:drawing>
              <wp:anchor distT="0" distB="0" distL="114300" distR="114300" simplePos="0" relativeHeight="251657214" behindDoc="1" locked="0" layoutInCell="1" allowOverlap="1" wp14:anchorId="13F2B2B7" wp14:editId="60BEC443">
                <wp:simplePos x="0" y="0"/>
                <wp:positionH relativeFrom="column">
                  <wp:posOffset>-247650</wp:posOffset>
                </wp:positionH>
                <wp:positionV relativeFrom="paragraph">
                  <wp:posOffset>-248603</wp:posOffset>
                </wp:positionV>
                <wp:extent cx="6309360" cy="1976437"/>
                <wp:effectExtent l="57150" t="19050" r="72390" b="100330"/>
                <wp:wrapNone/>
                <wp:docPr id="17" name="Rectangle 17"/>
                <wp:cNvGraphicFramePr/>
                <a:graphic xmlns:a="http://schemas.openxmlformats.org/drawingml/2006/main">
                  <a:graphicData uri="http://schemas.microsoft.com/office/word/2010/wordprocessingShape">
                    <wps:wsp>
                      <wps:cNvSpPr/>
                      <wps:spPr>
                        <a:xfrm>
                          <a:off x="0" y="0"/>
                          <a:ext cx="6309360" cy="1976437"/>
                        </a:xfrm>
                        <a:prstGeom prst="rect">
                          <a:avLst/>
                        </a:prstGeom>
                        <a:solidFill>
                          <a:schemeClr val="accent4">
                            <a:lumMod val="40000"/>
                            <a:lumOff val="60000"/>
                          </a:schemeClr>
                        </a:solidFill>
                        <a:ln>
                          <a:solidFill>
                            <a:srgbClr val="CCCCF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F01821" id="Rectangle 17" o:spid="_x0000_s1026" style="position:absolute;margin-left:-19.5pt;margin-top:-19.6pt;width:496.8pt;height:155.6pt;z-index:-2516592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" fillcolor="#cec8e1 [1303]" strokecolor="#ccf">
                <v:shadow on="t" color="black" opacity="22937f" origin=",.5" offset="0,.63889mm"/>
              </v:rect>
            </w:pict>
          </mc:Fallback>
        </mc:AlternateContent>
      </w:r>
      <w:r w:rsidR="001A242F">
        <w:t>Recommended Approach</w:t>
      </w:r>
      <w:bookmarkEnd w:id="54"/>
    </w:p>
    <w:p w14:paraId="42BFCE25" w14:textId="77777777" w:rsidR="00E30A8A" w:rsidRPr="001A242F" w:rsidRDefault="001A242F" w:rsidP="0078701A">
      <w:pPr>
        <w:pStyle w:val="MisysTextBody"/>
      </w:pPr>
      <w:r>
        <w:t>I</w:t>
      </w:r>
      <w:r w:rsidR="00540A1D" w:rsidRPr="001A242F">
        <w:t xml:space="preserve">n the next paragraphs we will </w:t>
      </w:r>
      <w:r w:rsidR="00355845" w:rsidRPr="001A242F">
        <w:t xml:space="preserve">be </w:t>
      </w:r>
      <w:r w:rsidR="00540A1D" w:rsidRPr="001A242F">
        <w:t>describ</w:t>
      </w:r>
      <w:r w:rsidR="00355845" w:rsidRPr="001A242F">
        <w:t>ing</w:t>
      </w:r>
      <w:r w:rsidR="00540A1D" w:rsidRPr="001A242F">
        <w:t xml:space="preserve"> the Variation Margin implementation </w:t>
      </w:r>
      <w:r w:rsidR="00355845" w:rsidRPr="001A242F">
        <w:t xml:space="preserve">approach </w:t>
      </w:r>
      <w:r w:rsidR="00540A1D" w:rsidRPr="001A242F">
        <w:t xml:space="preserve">based on Misys recommendations </w:t>
      </w:r>
      <w:r w:rsidR="00537812" w:rsidRPr="001A242F">
        <w:t xml:space="preserve">and Best Practices </w:t>
      </w:r>
      <w:r w:rsidR="00540A1D" w:rsidRPr="001A242F">
        <w:t>which is</w:t>
      </w:r>
      <w:r w:rsidR="00E30A8A" w:rsidRPr="001A242F">
        <w:t xml:space="preserve"> without generating VM tickets. In the ‘Variation Margin for Futures’ Selector the column ‘Margin Call’ will be set to ‘Yes without Ticket’.</w:t>
      </w:r>
    </w:p>
    <w:p w14:paraId="53544865" w14:textId="02C13FED" w:rsidR="00540A1D" w:rsidRPr="001A242F" w:rsidRDefault="00E30A8A" w:rsidP="0078701A">
      <w:pPr>
        <w:pStyle w:val="MisysTextBody"/>
      </w:pPr>
      <w:r w:rsidRPr="001A242F">
        <w:t xml:space="preserve">You can find more details about our recommendation’s reasons in the </w:t>
      </w:r>
      <w:r w:rsidR="00751B94" w:rsidRPr="001A242F">
        <w:t>Appendix</w:t>
      </w:r>
      <w:r w:rsidR="00113CCA" w:rsidRPr="001A242F">
        <w:t>1</w:t>
      </w:r>
      <w:r w:rsidR="00751B94" w:rsidRPr="001A242F">
        <w:t>. It</w:t>
      </w:r>
      <w:r w:rsidR="00540A1D" w:rsidRPr="001A242F">
        <w:t xml:space="preserve"> is always possible to discuss any set-up point and adapt it to Medio</w:t>
      </w:r>
      <w:r w:rsidR="00765D7E" w:rsidRPr="001A242F">
        <w:t>l</w:t>
      </w:r>
      <w:r w:rsidR="00540A1D" w:rsidRPr="001A242F">
        <w:t>anum</w:t>
      </w:r>
      <w:r w:rsidR="00765D7E" w:rsidRPr="001A242F">
        <w:t>.</w:t>
      </w:r>
      <w:ins w:id="55" w:author="Forcher, Pascale" w:date="2017-01-25T13:30:00Z">
        <w:r w:rsidR="005E6564">
          <w:t>s</w:t>
        </w:r>
      </w:ins>
      <w:r w:rsidR="00540A1D" w:rsidRPr="001A242F">
        <w:br w:type="page"/>
      </w:r>
    </w:p>
    <w:p w14:paraId="636A2295" w14:textId="3130C082" w:rsidR="00A6390F" w:rsidRPr="00A925AD" w:rsidRDefault="00A6390F" w:rsidP="00A925AD">
      <w:pPr>
        <w:pStyle w:val="MisysSectionHeadingLv1"/>
      </w:pPr>
      <w:bookmarkStart w:id="56" w:name="_Toc470168196"/>
      <w:r w:rsidRPr="00A925AD">
        <w:lastRenderedPageBreak/>
        <w:t>Accounts Structure</w:t>
      </w:r>
      <w:bookmarkEnd w:id="56"/>
      <w:r w:rsidRPr="00A925AD">
        <w:t xml:space="preserve"> </w:t>
      </w:r>
    </w:p>
    <w:p w14:paraId="79BD8A70" w14:textId="77777777" w:rsidR="00A6390F" w:rsidRDefault="00792C52" w:rsidP="00A6390F">
      <w:pPr>
        <w:pStyle w:val="MisysSectionHeadingLv2"/>
      </w:pPr>
      <w:bookmarkStart w:id="57" w:name="_Toc470168197"/>
      <w:r>
        <w:t xml:space="preserve">Recommended </w:t>
      </w:r>
      <w:r w:rsidR="00EB4F71">
        <w:t>Accounts Structure</w:t>
      </w:r>
      <w:bookmarkEnd w:id="57"/>
    </w:p>
    <w:p w14:paraId="7774E27F" w14:textId="77777777" w:rsidR="00A6390F" w:rsidRDefault="00A6390F" w:rsidP="0078701A">
      <w:pPr>
        <w:pStyle w:val="MisysTextBody"/>
      </w:pPr>
      <w:r>
        <w:rPr>
          <w:noProof/>
        </w:rPr>
        <w:drawing>
          <wp:inline distT="0" distB="0" distL="0" distR="0" wp14:anchorId="4BA868E2" wp14:editId="16CC7B39">
            <wp:extent cx="5591908" cy="3205513"/>
            <wp:effectExtent l="19050" t="19050" r="2794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9782" cy="3210027"/>
                    </a:xfrm>
                    <a:prstGeom prst="rect">
                      <a:avLst/>
                    </a:prstGeom>
                    <a:noFill/>
                    <a:ln w="12700">
                      <a:solidFill>
                        <a:schemeClr val="tx1"/>
                      </a:solidFill>
                    </a:ln>
                  </pic:spPr>
                </pic:pic>
              </a:graphicData>
            </a:graphic>
          </wp:inline>
        </w:drawing>
      </w:r>
    </w:p>
    <w:p w14:paraId="5A220D0F" w14:textId="77777777" w:rsidR="00A6390F" w:rsidRDefault="00A6390F" w:rsidP="0078701A">
      <w:pPr>
        <w:pStyle w:val="MisysTextBody"/>
      </w:pPr>
    </w:p>
    <w:p w14:paraId="675BDA14" w14:textId="77777777" w:rsidR="00EB4F71" w:rsidRDefault="00EB4F71" w:rsidP="00BB0F25">
      <w:pPr>
        <w:pStyle w:val="MisysTextBody"/>
        <w:numPr>
          <w:ilvl w:val="0"/>
          <w:numId w:val="12"/>
        </w:numPr>
      </w:pPr>
      <w:r>
        <w:t xml:space="preserve">Custody Accounts: </w:t>
      </w:r>
      <w:r w:rsidR="00623CF3">
        <w:t>Standard S/R and trade activity</w:t>
      </w:r>
      <w:r>
        <w:t xml:space="preserve"> (e.g. RBC)</w:t>
      </w:r>
      <w:r w:rsidR="00623CF3">
        <w:t>.</w:t>
      </w:r>
    </w:p>
    <w:p w14:paraId="49CA251B" w14:textId="77777777" w:rsidR="00EB4F71" w:rsidRDefault="00EB4F71" w:rsidP="00BB0F25">
      <w:pPr>
        <w:pStyle w:val="MisysTextBody"/>
        <w:numPr>
          <w:ilvl w:val="0"/>
          <w:numId w:val="12"/>
        </w:numPr>
      </w:pPr>
      <w:r>
        <w:t xml:space="preserve">Clearing Accounts: </w:t>
      </w:r>
      <w:r w:rsidR="00623CF3">
        <w:t xml:space="preserve">+/- </w:t>
      </w:r>
      <w:r>
        <w:t xml:space="preserve">Variation Margin </w:t>
      </w:r>
      <w:r w:rsidR="00623CF3">
        <w:t>C</w:t>
      </w:r>
      <w:r>
        <w:t>all (e.g. Goldman Sachs</w:t>
      </w:r>
      <w:r w:rsidR="00623CF3">
        <w:t xml:space="preserve"> Clearing). JPM Clearing can also be set-up.</w:t>
      </w:r>
    </w:p>
    <w:p w14:paraId="6AFE4F9A" w14:textId="77777777" w:rsidR="00623CF3" w:rsidRPr="00B64A6D" w:rsidRDefault="00EB4F71" w:rsidP="00BB0F25">
      <w:pPr>
        <w:pStyle w:val="MisysTextBody"/>
        <w:numPr>
          <w:ilvl w:val="0"/>
          <w:numId w:val="12"/>
        </w:numPr>
      </w:pPr>
      <w:r>
        <w:t xml:space="preserve">Collateral Accounts: </w:t>
      </w:r>
      <w:r w:rsidR="00623CF3">
        <w:t xml:space="preserve">+ </w:t>
      </w:r>
      <w:r>
        <w:t>Init</w:t>
      </w:r>
      <w:r w:rsidR="00623CF3">
        <w:t>ial Margin Call if it is implemented.</w:t>
      </w:r>
    </w:p>
    <w:p w14:paraId="3940BC22" w14:textId="77777777" w:rsidR="00623CF3" w:rsidRDefault="00623CF3" w:rsidP="00EB4F71">
      <w:pPr>
        <w:pStyle w:val="MisysSectionHeadingLv2"/>
      </w:pPr>
    </w:p>
    <w:p w14:paraId="037E417E" w14:textId="77777777" w:rsidR="00EB4F71" w:rsidRDefault="00EB4F71" w:rsidP="00EB4F71">
      <w:pPr>
        <w:pStyle w:val="MisysSectionHeadingLv2"/>
      </w:pPr>
      <w:bookmarkStart w:id="58" w:name="_Toc470168198"/>
      <w:r w:rsidRPr="00B64A6D">
        <w:t>Nostro Account</w:t>
      </w:r>
      <w:r>
        <w:t>s</w:t>
      </w:r>
      <w:r w:rsidRPr="00B64A6D">
        <w:t xml:space="preserve"> for Clearing</w:t>
      </w:r>
      <w:bookmarkEnd w:id="58"/>
    </w:p>
    <w:p w14:paraId="1DA329C9" w14:textId="77777777" w:rsidR="00A6390F" w:rsidRPr="005E6564" w:rsidRDefault="00A6390F" w:rsidP="0078701A">
      <w:pPr>
        <w:pStyle w:val="MisysTextBody"/>
        <w:rPr>
          <w:u w:val="single"/>
          <w:rPrChange w:id="59" w:author="Forcher, Pascale" w:date="2017-01-25T13:32:00Z">
            <w:rPr/>
          </w:rPrChange>
        </w:rPr>
      </w:pPr>
      <w:r w:rsidRPr="005E6564">
        <w:rPr>
          <w:u w:val="single"/>
          <w:rPrChange w:id="60" w:author="Forcher, Pascale" w:date="2017-01-25T13:32:00Z">
            <w:rPr/>
          </w:rPrChange>
        </w:rPr>
        <w:t xml:space="preserve">As the clearing party holds an account for each reportable fund, it is proposed to correctly reflect this in FusionInvest using the Nostro Accounting Module. </w:t>
      </w:r>
    </w:p>
    <w:p w14:paraId="1786C18A" w14:textId="77777777" w:rsidR="00A6390F" w:rsidRPr="00B64A6D" w:rsidRDefault="00A6390F" w:rsidP="0078701A">
      <w:pPr>
        <w:pStyle w:val="MisysTextBody"/>
      </w:pPr>
      <w:r w:rsidRPr="00B64A6D">
        <w:t>It is proposed that a Clearing Account for each fund be setup, where the custodian is the Clearing party.</w:t>
      </w:r>
    </w:p>
    <w:p w14:paraId="27BB837B" w14:textId="77777777" w:rsidR="00A6390F" w:rsidRDefault="00A6390F" w:rsidP="0078701A">
      <w:pPr>
        <w:pStyle w:val="MisysTextBody"/>
      </w:pPr>
      <w:r w:rsidRPr="00B64A6D">
        <w:t>This account would have a portfolio within the Cash structure in the Fund and can be set as “blocked cash”.</w:t>
      </w:r>
    </w:p>
    <w:p w14:paraId="5FAFCFF0" w14:textId="77777777" w:rsidR="00A6390F" w:rsidRPr="00B64A6D" w:rsidRDefault="00A6390F" w:rsidP="0078701A">
      <w:pPr>
        <w:pStyle w:val="MisysTextBody"/>
      </w:pPr>
    </w:p>
    <w:p w14:paraId="76C90440" w14:textId="77777777" w:rsidR="00A6390F" w:rsidRDefault="006210E1" w:rsidP="0078701A">
      <w:pPr>
        <w:pStyle w:val="MisysTextBody"/>
      </w:pPr>
      <w:r>
        <w:rPr>
          <w:noProof/>
        </w:rPr>
        <w:lastRenderedPageBreak/>
        <w:drawing>
          <wp:inline distT="0" distB="0" distL="0" distR="0" wp14:anchorId="3DF5C5FA" wp14:editId="18B8D2AD">
            <wp:extent cx="5811520" cy="3656965"/>
            <wp:effectExtent l="19050" t="19050" r="17780"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1520" cy="3656965"/>
                    </a:xfrm>
                    <a:prstGeom prst="rect">
                      <a:avLst/>
                    </a:prstGeom>
                    <a:ln>
                      <a:solidFill>
                        <a:schemeClr val="accent1"/>
                      </a:solidFill>
                    </a:ln>
                  </pic:spPr>
                </pic:pic>
              </a:graphicData>
            </a:graphic>
          </wp:inline>
        </w:drawing>
      </w:r>
    </w:p>
    <w:p w14:paraId="18B4F1D4" w14:textId="77777777" w:rsidR="006210E1" w:rsidRDefault="006210E1" w:rsidP="0078701A">
      <w:pPr>
        <w:pStyle w:val="MisysTextBody"/>
      </w:pPr>
    </w:p>
    <w:p w14:paraId="70AE1F1D" w14:textId="77777777" w:rsidR="006210E1" w:rsidRPr="00B64A6D" w:rsidRDefault="006210E1" w:rsidP="0078701A">
      <w:pPr>
        <w:pStyle w:val="MisysTextBody"/>
      </w:pPr>
      <w:r>
        <w:rPr>
          <w:noProof/>
        </w:rPr>
        <w:drawing>
          <wp:inline distT="0" distB="0" distL="0" distR="0" wp14:anchorId="3D9FFA5F" wp14:editId="3D54DEFC">
            <wp:extent cx="5811520" cy="3409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1520" cy="3409950"/>
                    </a:xfrm>
                    <a:prstGeom prst="rect">
                      <a:avLst/>
                    </a:prstGeom>
                  </pic:spPr>
                </pic:pic>
              </a:graphicData>
            </a:graphic>
          </wp:inline>
        </w:drawing>
      </w:r>
    </w:p>
    <w:p w14:paraId="62EC9837" w14:textId="77777777" w:rsidR="001A242F" w:rsidRDefault="001A242F" w:rsidP="0078701A">
      <w:pPr>
        <w:pStyle w:val="MisysTextBody"/>
      </w:pPr>
    </w:p>
    <w:p w14:paraId="29985969" w14:textId="77777777" w:rsidR="00A6390F" w:rsidRPr="00E76D4B" w:rsidRDefault="00A6390F">
      <w:pPr>
        <w:spacing w:line="360" w:lineRule="auto"/>
        <w:rPr>
          <w:rFonts w:asciiTheme="majorHAnsi" w:hAnsiTheme="majorHAnsi" w:cstheme="majorHAnsi"/>
          <w:lang w:val="en-US"/>
        </w:rPr>
      </w:pPr>
      <w:r w:rsidRPr="00E76D4B">
        <w:rPr>
          <w:rFonts w:asciiTheme="majorHAnsi" w:hAnsiTheme="majorHAnsi" w:cstheme="majorHAnsi"/>
          <w:lang w:val="en-US"/>
        </w:rPr>
        <w:br w:type="page"/>
      </w:r>
    </w:p>
    <w:p w14:paraId="54AAEC68" w14:textId="77777777" w:rsidR="00183E9C" w:rsidRPr="00B64A6D" w:rsidRDefault="00364344" w:rsidP="00A925AD">
      <w:pPr>
        <w:pStyle w:val="MisysSectionHeadingLv1"/>
      </w:pPr>
      <w:bookmarkStart w:id="61" w:name="_Toc470168199"/>
      <w:r w:rsidRPr="00B64A6D">
        <w:lastRenderedPageBreak/>
        <w:t>Reflecting Variation Margin using</w:t>
      </w:r>
      <w:r w:rsidR="00183E9C" w:rsidRPr="00B64A6D">
        <w:t xml:space="preserve"> Portfolio</w:t>
      </w:r>
      <w:bookmarkEnd w:id="61"/>
      <w:r w:rsidR="00183E9C" w:rsidRPr="00B64A6D">
        <w:t xml:space="preserve"> </w:t>
      </w:r>
    </w:p>
    <w:p w14:paraId="3C3C34C3" w14:textId="77777777" w:rsidR="00D82000" w:rsidRPr="00B64A6D" w:rsidRDefault="00D82000" w:rsidP="00D82000">
      <w:pPr>
        <w:pStyle w:val="MisysSectionHeadingLv2"/>
      </w:pPr>
      <w:bookmarkStart w:id="62" w:name="_Toc470168200"/>
      <w:r w:rsidRPr="00B64A6D">
        <w:t xml:space="preserve">Variation Margin </w:t>
      </w:r>
      <w:r w:rsidR="00707316" w:rsidRPr="00B64A6D">
        <w:t>Calculation</w:t>
      </w:r>
      <w:bookmarkEnd w:id="62"/>
    </w:p>
    <w:p w14:paraId="6CC0F4A7" w14:textId="652DF71C" w:rsidR="00D82000" w:rsidRPr="00B64A6D" w:rsidRDefault="00D82000" w:rsidP="0078701A">
      <w:pPr>
        <w:pStyle w:val="MisysTextBody"/>
      </w:pPr>
      <w:r w:rsidRPr="00B64A6D">
        <w:t xml:space="preserve">The </w:t>
      </w:r>
      <w:ins w:id="63" w:author="Forcher, Pascale" w:date="2017-01-25T13:37:00Z">
        <w:r w:rsidR="00AC1099">
          <w:t xml:space="preserve">intraday </w:t>
        </w:r>
      </w:ins>
      <w:r w:rsidRPr="00B64A6D">
        <w:t>calculation is made following this formula:</w:t>
      </w:r>
    </w:p>
    <w:p w14:paraId="4176A660" w14:textId="71429316" w:rsidR="00D82000" w:rsidRPr="00B64A6D" w:rsidRDefault="00D82000" w:rsidP="00AC1099">
      <w:pPr>
        <w:pStyle w:val="MisysTextBody"/>
        <w:pPrChange w:id="64" w:author="Forcher, Pascale" w:date="2017-01-25T13:38:00Z">
          <w:pPr>
            <w:pStyle w:val="MisysTextBody"/>
          </w:pPr>
        </w:pPrChange>
      </w:pPr>
      <w:r w:rsidRPr="00B64A6D">
        <w:t>Variation Margin = (today's closing price - yesterday's closing price) x number of contracts x contract size.</w:t>
      </w:r>
    </w:p>
    <w:p w14:paraId="7FD98684" w14:textId="77777777" w:rsidR="00D82000" w:rsidRPr="00B64A6D" w:rsidRDefault="00D82000" w:rsidP="0078701A">
      <w:pPr>
        <w:pStyle w:val="MisysTextBody"/>
      </w:pPr>
      <w:r w:rsidRPr="00B64A6D">
        <w:t xml:space="preserve">By default, Variation Margin is calculated based on the LAST. </w:t>
      </w:r>
    </w:p>
    <w:p w14:paraId="570A6765" w14:textId="77777777" w:rsidR="00D82000" w:rsidRPr="00B64A6D" w:rsidRDefault="00D82000" w:rsidP="0078701A">
      <w:pPr>
        <w:pStyle w:val="MisysTextBody"/>
      </w:pPr>
    </w:p>
    <w:p w14:paraId="452D67D5" w14:textId="19D4DCC0" w:rsidR="00811B2C" w:rsidRPr="00B64A6D" w:rsidRDefault="00811B2C" w:rsidP="00486FFD">
      <w:pPr>
        <w:pStyle w:val="MisysSectionHeadingLv2"/>
      </w:pPr>
      <w:bookmarkStart w:id="65" w:name="_Toc470168201"/>
      <w:r w:rsidRPr="00B64A6D">
        <w:t>Using Dynamic PnL Columns</w:t>
      </w:r>
      <w:bookmarkEnd w:id="65"/>
    </w:p>
    <w:p w14:paraId="79F51D8F" w14:textId="77777777" w:rsidR="00E20836" w:rsidRPr="00B64A6D" w:rsidRDefault="00AF6A4C" w:rsidP="0078701A">
      <w:pPr>
        <w:pStyle w:val="MisysTextBody"/>
      </w:pPr>
      <w:r w:rsidRPr="00B64A6D">
        <w:t>The Dynamic PnL functionality of the Portfolio Module allow</w:t>
      </w:r>
      <w:r w:rsidR="003B35F0" w:rsidRPr="00B64A6D">
        <w:t>s</w:t>
      </w:r>
      <w:r w:rsidRPr="00B64A6D">
        <w:t xml:space="preserve"> the capt</w:t>
      </w:r>
      <w:r w:rsidR="00E20836" w:rsidRPr="00B64A6D">
        <w:t>ure of PnL data at certain date</w:t>
      </w:r>
      <w:r w:rsidR="00FA1545" w:rsidRPr="00B64A6D">
        <w:t xml:space="preserve"> </w:t>
      </w:r>
      <w:r w:rsidRPr="00B64A6D">
        <w:t>points. This data can then be used as columns in the Portfolio workbook</w:t>
      </w:r>
      <w:r w:rsidR="00FE4AE4" w:rsidRPr="00B64A6D">
        <w:t xml:space="preserve"> </w:t>
      </w:r>
      <w:r w:rsidRPr="00B64A6D">
        <w:t>and in the Repo</w:t>
      </w:r>
      <w:r w:rsidR="00FF6C6E" w:rsidRPr="00B64A6D">
        <w:t>rting module’s portfolio source</w:t>
      </w:r>
      <w:r w:rsidR="00B33167" w:rsidRPr="00B64A6D">
        <w:t xml:space="preserve"> to generate and export file</w:t>
      </w:r>
      <w:r w:rsidR="00FE4AE4" w:rsidRPr="00B64A6D">
        <w:t>s.</w:t>
      </w:r>
    </w:p>
    <w:p w14:paraId="4B7BE638" w14:textId="5D4B1B9B" w:rsidR="00AF6A4C" w:rsidRPr="00B64A6D" w:rsidRDefault="00AF6A4C" w:rsidP="0078701A">
      <w:pPr>
        <w:pStyle w:val="MisysTextBody"/>
      </w:pPr>
      <w:r w:rsidRPr="00B64A6D">
        <w:t>As variation margin is calculated using the difference b</w:t>
      </w:r>
      <w:r w:rsidR="00B33BD9" w:rsidRPr="00B64A6D">
        <w:t xml:space="preserve">etween </w:t>
      </w:r>
      <w:r w:rsidR="00440215" w:rsidRPr="00B64A6D">
        <w:t xml:space="preserve">the two </w:t>
      </w:r>
      <w:r w:rsidR="00B33BD9" w:rsidRPr="00B64A6D">
        <w:t>last settled price</w:t>
      </w:r>
      <w:r w:rsidR="00440215" w:rsidRPr="00B64A6D">
        <w:t>s</w:t>
      </w:r>
      <w:r w:rsidR="00B33BD9" w:rsidRPr="00B64A6D">
        <w:t xml:space="preserve"> of an</w:t>
      </w:r>
      <w:r w:rsidR="00E20836" w:rsidRPr="00B64A6D">
        <w:t xml:space="preserve"> instrument</w:t>
      </w:r>
      <w:r w:rsidRPr="00B64A6D">
        <w:t>, Dynamic PnL columns have been configured for</w:t>
      </w:r>
      <w:ins w:id="66" w:author="Forcher, Pascale" w:date="2017-01-25T13:39:00Z">
        <w:r w:rsidR="00AC1099">
          <w:t xml:space="preserve"> Last</w:t>
        </w:r>
      </w:ins>
      <w:r w:rsidRPr="00B64A6D">
        <w:t xml:space="preserve"> </w:t>
      </w:r>
      <w:ins w:id="67" w:author="Forcher, Pascale" w:date="2017-01-25T13:40:00Z">
        <w:r w:rsidR="00AC1099">
          <w:t>(</w:t>
        </w:r>
      </w:ins>
      <w:r w:rsidRPr="00B64A6D">
        <w:t>D-1</w:t>
      </w:r>
      <w:ins w:id="68" w:author="Forcher, Pascale" w:date="2017-01-25T13:40:00Z">
        <w:r w:rsidR="00AC1099">
          <w:t>)</w:t>
        </w:r>
      </w:ins>
      <w:r w:rsidRPr="00B64A6D">
        <w:t xml:space="preserve">, </w:t>
      </w:r>
      <w:ins w:id="69" w:author="Forcher, Pascale" w:date="2017-01-25T13:40:00Z">
        <w:r w:rsidR="00AC1099">
          <w:t>Last (</w:t>
        </w:r>
      </w:ins>
      <w:r w:rsidRPr="00B64A6D">
        <w:t>D-2</w:t>
      </w:r>
      <w:ins w:id="70" w:author="Forcher, Pascale" w:date="2017-01-25T13:40:00Z">
        <w:r w:rsidR="00AC1099">
          <w:t>)</w:t>
        </w:r>
      </w:ins>
      <w:r w:rsidRPr="00B64A6D">
        <w:t xml:space="preserve">.  </w:t>
      </w:r>
    </w:p>
    <w:p w14:paraId="6B3BC224" w14:textId="77777777" w:rsidR="005B3252" w:rsidRPr="00B64A6D" w:rsidRDefault="005B3252" w:rsidP="0078701A">
      <w:pPr>
        <w:pStyle w:val="MisysTextBody"/>
      </w:pPr>
    </w:p>
    <w:p w14:paraId="6E93CA13" w14:textId="77777777" w:rsidR="00FE4AE4" w:rsidRPr="00B64A6D" w:rsidRDefault="003027C3" w:rsidP="0078701A">
      <w:pPr>
        <w:pStyle w:val="MisysTextBody"/>
      </w:pPr>
      <w:r w:rsidRPr="00B64A6D">
        <w:rPr>
          <w:noProof/>
        </w:rPr>
        <mc:AlternateContent>
          <mc:Choice Requires="wps">
            <w:drawing>
              <wp:anchor distT="0" distB="0" distL="114300" distR="114300" simplePos="0" relativeHeight="251684864" behindDoc="0" locked="0" layoutInCell="1" allowOverlap="1" wp14:anchorId="18C2035A" wp14:editId="660746DF">
                <wp:simplePos x="0" y="0"/>
                <wp:positionH relativeFrom="column">
                  <wp:posOffset>3167380</wp:posOffset>
                </wp:positionH>
                <wp:positionV relativeFrom="paragraph">
                  <wp:posOffset>756920</wp:posOffset>
                </wp:positionV>
                <wp:extent cx="1539240" cy="238760"/>
                <wp:effectExtent l="57150" t="38100" r="80010" b="104140"/>
                <wp:wrapNone/>
                <wp:docPr id="40" name="Rectangle 40"/>
                <wp:cNvGraphicFramePr/>
                <a:graphic xmlns:a="http://schemas.openxmlformats.org/drawingml/2006/main">
                  <a:graphicData uri="http://schemas.microsoft.com/office/word/2010/wordprocessingShape">
                    <wps:wsp>
                      <wps:cNvSpPr/>
                      <wps:spPr>
                        <a:xfrm>
                          <a:off x="0" y="0"/>
                          <a:ext cx="1539240" cy="2387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C8F0" id="Rectangle 40" o:spid="_x0000_s1026" style="position:absolute;margin-left:249.4pt;margin-top:59.6pt;width:121.2pt;height:1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" filled="f" strokecolor="red" strokeweight="2.25pt">
                <v:shadow on="t" color="black" opacity="22937f" origin=",.5" offset="0,.63889mm"/>
              </v:rect>
            </w:pict>
          </mc:Fallback>
        </mc:AlternateContent>
      </w:r>
      <w:r w:rsidR="00FE4AE4" w:rsidRPr="00B64A6D">
        <w:rPr>
          <w:noProof/>
        </w:rPr>
        <w:drawing>
          <wp:inline distT="0" distB="0" distL="0" distR="0" wp14:anchorId="4036B52D" wp14:editId="0DD142DD">
            <wp:extent cx="5811520" cy="1180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1520" cy="1180465"/>
                    </a:xfrm>
                    <a:prstGeom prst="rect">
                      <a:avLst/>
                    </a:prstGeom>
                  </pic:spPr>
                </pic:pic>
              </a:graphicData>
            </a:graphic>
          </wp:inline>
        </w:drawing>
      </w:r>
    </w:p>
    <w:p w14:paraId="36BC236E" w14:textId="77777777" w:rsidR="00282882" w:rsidRPr="00B64A6D" w:rsidRDefault="00282882" w:rsidP="0078701A">
      <w:pPr>
        <w:pStyle w:val="MisysTextBody"/>
      </w:pPr>
    </w:p>
    <w:p w14:paraId="6AA7F56C" w14:textId="5F4A041D" w:rsidR="00AF6A4C" w:rsidRPr="00B64A6D" w:rsidRDefault="00811B2C" w:rsidP="00486FFD">
      <w:pPr>
        <w:pStyle w:val="MisysSectionHeadingLv2"/>
      </w:pPr>
      <w:bookmarkStart w:id="71" w:name="_Toc470168202"/>
      <w:r w:rsidRPr="00B64A6D">
        <w:t>VM in Balance Column</w:t>
      </w:r>
      <w:bookmarkEnd w:id="71"/>
    </w:p>
    <w:p w14:paraId="487F0E7E" w14:textId="77777777" w:rsidR="00AF6A4C" w:rsidRPr="00B64A6D" w:rsidRDefault="00662C76" w:rsidP="0078701A">
      <w:pPr>
        <w:pStyle w:val="MisysTextBody"/>
      </w:pPr>
      <w:r w:rsidRPr="00B64A6D">
        <w:t>With the proposed configu</w:t>
      </w:r>
      <w:r w:rsidR="00175908" w:rsidRPr="00B64A6D">
        <w:t xml:space="preserve">ration of “Yes, without ticket”, the </w:t>
      </w:r>
      <w:r w:rsidRPr="00B64A6D">
        <w:t>implied variation margin call is reflected in the Balance</w:t>
      </w:r>
      <w:r w:rsidR="00E20836" w:rsidRPr="00B64A6D">
        <w:t xml:space="preserve"> </w:t>
      </w:r>
      <w:r w:rsidRPr="00B64A6D">
        <w:t>column</w:t>
      </w:r>
      <w:r w:rsidR="00E20836" w:rsidRPr="00B64A6D">
        <w:t>s</w:t>
      </w:r>
      <w:r w:rsidRPr="00B64A6D">
        <w:t xml:space="preserve"> of the</w:t>
      </w:r>
      <w:r w:rsidR="00175908" w:rsidRPr="00B64A6D">
        <w:t xml:space="preserve"> </w:t>
      </w:r>
      <w:r w:rsidRPr="00B64A6D">
        <w:t>portfolio</w:t>
      </w:r>
      <w:r w:rsidR="00E20836" w:rsidRPr="00B64A6D">
        <w:t>.</w:t>
      </w:r>
    </w:p>
    <w:p w14:paraId="4D5BE4F2" w14:textId="77777777" w:rsidR="005B3252" w:rsidRPr="00B64A6D" w:rsidRDefault="00662C76" w:rsidP="0078701A">
      <w:pPr>
        <w:pStyle w:val="MisysTextBody"/>
        <w:rPr>
          <w:noProof/>
        </w:rPr>
      </w:pPr>
      <w:r w:rsidRPr="00B64A6D">
        <w:t>For example</w:t>
      </w:r>
      <w:r w:rsidR="00BF2FBF" w:rsidRPr="00B64A6D">
        <w:t>:</w:t>
      </w:r>
      <w:r w:rsidR="005B3252" w:rsidRPr="00B64A6D">
        <w:rPr>
          <w:noProof/>
        </w:rPr>
        <w:t xml:space="preserve"> </w:t>
      </w:r>
      <w:r w:rsidR="00175908" w:rsidRPr="00B64A6D">
        <w:rPr>
          <w:noProof/>
        </w:rPr>
        <mc:AlternateContent>
          <mc:Choice Requires="wps">
            <w:drawing>
              <wp:anchor distT="0" distB="0" distL="114300" distR="114300" simplePos="0" relativeHeight="251668480" behindDoc="0" locked="0" layoutInCell="1" allowOverlap="1" wp14:anchorId="2FFEBEA6" wp14:editId="5AE4C024">
                <wp:simplePos x="0" y="0"/>
                <wp:positionH relativeFrom="column">
                  <wp:posOffset>4945380</wp:posOffset>
                </wp:positionH>
                <wp:positionV relativeFrom="paragraph">
                  <wp:posOffset>1479550</wp:posOffset>
                </wp:positionV>
                <wp:extent cx="518160" cy="844550"/>
                <wp:effectExtent l="57150" t="38100" r="72390" b="88900"/>
                <wp:wrapNone/>
                <wp:docPr id="20" name="Rectangle 20"/>
                <wp:cNvGraphicFramePr/>
                <a:graphic xmlns:a="http://schemas.openxmlformats.org/drawingml/2006/main">
                  <a:graphicData uri="http://schemas.microsoft.com/office/word/2010/wordprocessingShape">
                    <wps:wsp>
                      <wps:cNvSpPr/>
                      <wps:spPr>
                        <a:xfrm>
                          <a:off x="0" y="0"/>
                          <a:ext cx="518160" cy="84455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9E178" id="Rectangle 20" o:spid="_x0000_s1026" style="position:absolute;margin-left:389.4pt;margin-top:116.5pt;width:40.8pt;height: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" filled="f" strokecolor="red" strokeweight="2.25pt">
                <v:shadow on="t" color="black" opacity="22937f" origin=",.5" offset="0,.63889mm"/>
              </v:rect>
            </w:pict>
          </mc:Fallback>
        </mc:AlternateContent>
      </w:r>
      <w:r w:rsidR="00FE4AE4" w:rsidRPr="00B64A6D">
        <w:rPr>
          <w:noProof/>
        </w:rPr>
        <w:t xml:space="preserve"> </w:t>
      </w:r>
    </w:p>
    <w:p w14:paraId="596AE457" w14:textId="77777777" w:rsidR="00662C76" w:rsidRPr="00B64A6D" w:rsidRDefault="00BF2FBF" w:rsidP="0078701A">
      <w:pPr>
        <w:pStyle w:val="MisysTextBody"/>
      </w:pPr>
      <w:r w:rsidRPr="00B64A6D">
        <w:rPr>
          <w:noProof/>
        </w:rPr>
        <w:drawing>
          <wp:inline distT="0" distB="0" distL="0" distR="0" wp14:anchorId="14AC1D1E" wp14:editId="29E5BAED">
            <wp:extent cx="5811520" cy="2027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1520" cy="2027555"/>
                    </a:xfrm>
                    <a:prstGeom prst="rect">
                      <a:avLst/>
                    </a:prstGeom>
                  </pic:spPr>
                </pic:pic>
              </a:graphicData>
            </a:graphic>
          </wp:inline>
        </w:drawing>
      </w:r>
    </w:p>
    <w:p w14:paraId="74C6C1EE" w14:textId="77777777" w:rsidR="00E20836" w:rsidRPr="00B64A6D" w:rsidRDefault="00E20836" w:rsidP="0078701A">
      <w:pPr>
        <w:pStyle w:val="MisysTextBody"/>
      </w:pPr>
    </w:p>
    <w:p w14:paraId="080ACFFC" w14:textId="77777777" w:rsidR="00CE3A5B" w:rsidRPr="00B64A6D" w:rsidRDefault="00CE3A5B" w:rsidP="0078701A">
      <w:pPr>
        <w:pStyle w:val="MisysTextBody"/>
      </w:pPr>
      <w:r w:rsidRPr="00B64A6D">
        <w:t xml:space="preserve">The Dynamic PnL column has calculated the </w:t>
      </w:r>
      <w:r w:rsidR="005B3252" w:rsidRPr="0078701A">
        <w:rPr>
          <w:b/>
        </w:rPr>
        <w:t xml:space="preserve">daily </w:t>
      </w:r>
      <w:r w:rsidRPr="0078701A">
        <w:rPr>
          <w:b/>
        </w:rPr>
        <w:t>variation margin</w:t>
      </w:r>
      <w:r w:rsidRPr="00B64A6D">
        <w:t xml:space="preserve"> to be </w:t>
      </w:r>
      <w:r w:rsidR="00FE4AE4" w:rsidRPr="00B64A6D">
        <w:t>-30</w:t>
      </w:r>
      <w:r w:rsidR="00E20836" w:rsidRPr="00B64A6D">
        <w:t xml:space="preserve"> 000€ on </w:t>
      </w:r>
      <w:r w:rsidR="00440215" w:rsidRPr="00B64A6D">
        <w:t>D</w:t>
      </w:r>
      <w:r w:rsidRPr="00B64A6D">
        <w:t xml:space="preserve"> </w:t>
      </w:r>
      <w:r w:rsidR="00175908" w:rsidRPr="00B64A6D">
        <w:t xml:space="preserve">in the column </w:t>
      </w:r>
      <w:r w:rsidR="00175908" w:rsidRPr="00A6060A">
        <w:rPr>
          <w:b/>
        </w:rPr>
        <w:t>‘Diff. Balance (D-1)’</w:t>
      </w:r>
      <w:r w:rsidR="00175908" w:rsidRPr="00B64A6D">
        <w:t xml:space="preserve"> </w:t>
      </w:r>
      <w:r w:rsidRPr="00B64A6D">
        <w:t>using the formula</w:t>
      </w:r>
      <w:r w:rsidR="00175908" w:rsidRPr="00B64A6D">
        <w:t>:</w:t>
      </w:r>
    </w:p>
    <w:p w14:paraId="21D9A83A" w14:textId="77777777" w:rsidR="00CE3A5B" w:rsidRPr="00B64A6D" w:rsidRDefault="00FE4AE4" w:rsidP="0078701A">
      <w:pPr>
        <w:pStyle w:val="MisysTextBody"/>
      </w:pPr>
      <w:r w:rsidRPr="00B64A6D">
        <w:t xml:space="preserve">Variation Margin = </w:t>
      </w:r>
      <w:r w:rsidR="00CE3A5B" w:rsidRPr="00B64A6D">
        <w:t>(Number of Secu</w:t>
      </w:r>
      <w:r w:rsidR="00175908" w:rsidRPr="00B64A6D">
        <w:t>rities x Contract Size) x (Last (D-</w:t>
      </w:r>
      <w:r w:rsidR="00CE3A5B" w:rsidRPr="00B64A6D">
        <w:t>1</w:t>
      </w:r>
      <w:r w:rsidR="00175908" w:rsidRPr="00B64A6D">
        <w:t>)</w:t>
      </w:r>
      <w:r w:rsidR="00CE3A5B" w:rsidRPr="00B64A6D">
        <w:t xml:space="preserve"> – Last</w:t>
      </w:r>
      <w:r w:rsidR="00175908" w:rsidRPr="00B64A6D">
        <w:t xml:space="preserve"> (D</w:t>
      </w:r>
      <w:r w:rsidR="00CE3A5B" w:rsidRPr="00B64A6D">
        <w:t>-2)</w:t>
      </w:r>
      <w:r w:rsidR="00175908" w:rsidRPr="00B64A6D">
        <w:t>)</w:t>
      </w:r>
    </w:p>
    <w:p w14:paraId="36177CF5" w14:textId="77777777" w:rsidR="00CE3A5B" w:rsidRPr="00B64A6D" w:rsidRDefault="00FE4AE4" w:rsidP="0078701A">
      <w:pPr>
        <w:pStyle w:val="MisysTextBody"/>
      </w:pPr>
      <w:r w:rsidRPr="00B64A6D">
        <w:t xml:space="preserve">-30 000 = </w:t>
      </w:r>
      <w:r w:rsidR="00CE3A5B" w:rsidRPr="00B64A6D">
        <w:t>(</w:t>
      </w:r>
      <w:r w:rsidRPr="00B64A6D">
        <w:t>1</w:t>
      </w:r>
      <w:r w:rsidR="00175908" w:rsidRPr="00B64A6D">
        <w:t>0</w:t>
      </w:r>
      <w:r w:rsidR="00CE3A5B" w:rsidRPr="00B64A6D">
        <w:t xml:space="preserve"> x </w:t>
      </w:r>
      <w:r w:rsidR="00175908" w:rsidRPr="00B64A6D">
        <w:t>1</w:t>
      </w:r>
      <w:r w:rsidR="00CE3A5B" w:rsidRPr="00B64A6D">
        <w:t>0) x (</w:t>
      </w:r>
      <w:r w:rsidR="004A73D1" w:rsidRPr="00B64A6D">
        <w:t>2900</w:t>
      </w:r>
      <w:r w:rsidR="00CE3A5B" w:rsidRPr="00B64A6D">
        <w:t xml:space="preserve"> – </w:t>
      </w:r>
      <w:r w:rsidR="00175908" w:rsidRPr="00B64A6D">
        <w:t>3</w:t>
      </w:r>
      <w:r w:rsidR="004A73D1" w:rsidRPr="00B64A6D">
        <w:t>20</w:t>
      </w:r>
      <w:r w:rsidR="00175908" w:rsidRPr="00B64A6D">
        <w:t>0</w:t>
      </w:r>
      <w:r w:rsidR="00CE3A5B" w:rsidRPr="00B64A6D">
        <w:t xml:space="preserve">) </w:t>
      </w:r>
    </w:p>
    <w:p w14:paraId="3E218C36" w14:textId="77777777" w:rsidR="00CE3A5B" w:rsidRPr="00B64A6D" w:rsidRDefault="00623B28" w:rsidP="0078701A">
      <w:pPr>
        <w:pStyle w:val="MisysTextBody"/>
      </w:pPr>
      <w:r>
        <w:t>The column ‘Balance’ corresponds to the total amount of Variation Margin and not to the daily value.</w:t>
      </w:r>
    </w:p>
    <w:p w14:paraId="280CB8DA" w14:textId="77777777" w:rsidR="00440215" w:rsidRPr="00B64A6D" w:rsidRDefault="00440215">
      <w:pPr>
        <w:spacing w:line="360" w:lineRule="auto"/>
        <w:rPr>
          <w:rFonts w:asciiTheme="majorHAnsi" w:hAnsiTheme="majorHAnsi" w:cstheme="majorHAnsi"/>
          <w:sz w:val="28"/>
          <w:szCs w:val="28"/>
          <w:lang w:val="en-US"/>
        </w:rPr>
      </w:pPr>
      <w:r w:rsidRPr="00B64A6D">
        <w:rPr>
          <w:lang w:val="en-US"/>
        </w:rPr>
        <w:br w:type="page"/>
      </w:r>
    </w:p>
    <w:p w14:paraId="0B1C56BE" w14:textId="77777777" w:rsidR="00BF2FBF" w:rsidRPr="00B64A6D" w:rsidRDefault="00BF2FBF" w:rsidP="00BF2FBF">
      <w:pPr>
        <w:pStyle w:val="MisysSectionHeadingLv2"/>
      </w:pPr>
      <w:bookmarkStart w:id="72" w:name="_Toc470168203"/>
      <w:r w:rsidRPr="00B64A6D">
        <w:lastRenderedPageBreak/>
        <w:t>Detailed Cash Balance</w:t>
      </w:r>
      <w:bookmarkEnd w:id="72"/>
    </w:p>
    <w:p w14:paraId="59387ECE" w14:textId="77777777" w:rsidR="005B3252" w:rsidRPr="00B64A6D" w:rsidRDefault="005B3252" w:rsidP="005B3252">
      <w:pPr>
        <w:pStyle w:val="MisysTextStandardFirst"/>
        <w:rPr>
          <w:color w:val="313131" w:themeColor="text1"/>
          <w:sz w:val="20"/>
          <w:szCs w:val="20"/>
          <w:lang w:val="en-US"/>
        </w:rPr>
      </w:pPr>
      <w:r w:rsidRPr="00B64A6D">
        <w:rPr>
          <w:color w:val="313131" w:themeColor="text1"/>
          <w:sz w:val="20"/>
          <w:szCs w:val="20"/>
          <w:lang w:val="en-US"/>
        </w:rPr>
        <w:t xml:space="preserve">The Detailed Cash Balance reflect the </w:t>
      </w:r>
      <w:r w:rsidRPr="00B64A6D">
        <w:rPr>
          <w:b/>
          <w:color w:val="313131" w:themeColor="text1"/>
          <w:sz w:val="20"/>
          <w:szCs w:val="20"/>
          <w:lang w:val="en-US"/>
        </w:rPr>
        <w:t>total</w:t>
      </w:r>
      <w:r w:rsidRPr="00B64A6D">
        <w:rPr>
          <w:color w:val="313131" w:themeColor="text1"/>
          <w:sz w:val="20"/>
          <w:szCs w:val="20"/>
          <w:lang w:val="en-US"/>
        </w:rPr>
        <w:t xml:space="preserve"> amount of Variation Margin per position.</w:t>
      </w:r>
    </w:p>
    <w:p w14:paraId="67657F1F" w14:textId="77777777" w:rsidR="000A1786" w:rsidRPr="00B64A6D" w:rsidRDefault="003027C3">
      <w:pPr>
        <w:spacing w:line="360" w:lineRule="auto"/>
        <w:rPr>
          <w:rFonts w:asciiTheme="majorHAnsi" w:hAnsiTheme="majorHAnsi" w:cstheme="majorHAnsi"/>
          <w:b/>
          <w:sz w:val="32"/>
          <w:szCs w:val="36"/>
          <w:lang w:val="en-US"/>
        </w:rPr>
      </w:pPr>
      <w:r w:rsidRPr="00B64A6D">
        <w:rPr>
          <w:noProof/>
          <w:lang w:val="en-US"/>
        </w:rPr>
        <mc:AlternateContent>
          <mc:Choice Requires="wps">
            <w:drawing>
              <wp:anchor distT="0" distB="0" distL="114300" distR="114300" simplePos="0" relativeHeight="251686912" behindDoc="0" locked="0" layoutInCell="1" allowOverlap="1" wp14:anchorId="6D40E452" wp14:editId="6D840FE7">
                <wp:simplePos x="0" y="0"/>
                <wp:positionH relativeFrom="column">
                  <wp:posOffset>3153833</wp:posOffset>
                </wp:positionH>
                <wp:positionV relativeFrom="paragraph">
                  <wp:posOffset>436458</wp:posOffset>
                </wp:positionV>
                <wp:extent cx="804334" cy="685800"/>
                <wp:effectExtent l="57150" t="38100" r="72390" b="95250"/>
                <wp:wrapNone/>
                <wp:docPr id="41" name="Rectangle 41"/>
                <wp:cNvGraphicFramePr/>
                <a:graphic xmlns:a="http://schemas.openxmlformats.org/drawingml/2006/main">
                  <a:graphicData uri="http://schemas.microsoft.com/office/word/2010/wordprocessingShape">
                    <wps:wsp>
                      <wps:cNvSpPr/>
                      <wps:spPr>
                        <a:xfrm>
                          <a:off x="0" y="0"/>
                          <a:ext cx="804334" cy="68580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38437" id="Rectangle 41" o:spid="_x0000_s1026" style="position:absolute;margin-left:248.35pt;margin-top:34.35pt;width:63.35pt;height:5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" filled="f" strokecolor="red" strokeweight="2.25pt">
                <v:shadow on="t" color="black" opacity="22937f" origin=",.5" offset="0,.63889mm"/>
              </v:rect>
            </w:pict>
          </mc:Fallback>
        </mc:AlternateContent>
      </w:r>
      <w:r w:rsidR="00A6390F">
        <w:rPr>
          <w:noProof/>
          <w:lang w:val="en-US"/>
        </w:rPr>
        <w:drawing>
          <wp:inline distT="0" distB="0" distL="0" distR="0" wp14:anchorId="7E630354" wp14:editId="3783BBCE">
            <wp:extent cx="5811520" cy="12338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1520" cy="1233805"/>
                    </a:xfrm>
                    <a:prstGeom prst="rect">
                      <a:avLst/>
                    </a:prstGeom>
                  </pic:spPr>
                </pic:pic>
              </a:graphicData>
            </a:graphic>
          </wp:inline>
        </w:drawing>
      </w:r>
      <w:r w:rsidR="000A1786" w:rsidRPr="00B64A6D">
        <w:rPr>
          <w:lang w:val="en-US"/>
        </w:rPr>
        <w:br w:type="page"/>
      </w:r>
    </w:p>
    <w:p w14:paraId="3BCAC3BE" w14:textId="77777777" w:rsidR="005B3252" w:rsidRPr="00B64A6D" w:rsidRDefault="005B3252" w:rsidP="00A925AD">
      <w:pPr>
        <w:pStyle w:val="MisysSectionHeadingLv1"/>
      </w:pPr>
      <w:bookmarkStart w:id="73" w:name="_Toc470168204"/>
      <w:r w:rsidRPr="00B64A6D">
        <w:lastRenderedPageBreak/>
        <w:t>Reconciliation of Variation Margin using Reporting</w:t>
      </w:r>
      <w:r w:rsidR="00E76D4B">
        <w:t xml:space="preserve"> Module</w:t>
      </w:r>
      <w:bookmarkEnd w:id="73"/>
    </w:p>
    <w:p w14:paraId="6CC4370C" w14:textId="77777777" w:rsidR="005B3252" w:rsidRPr="00B64A6D" w:rsidRDefault="005B3252" w:rsidP="005B3252">
      <w:pPr>
        <w:pStyle w:val="MisysSectionHeadingLv2"/>
      </w:pPr>
      <w:bookmarkStart w:id="74" w:name="_Toc470168205"/>
      <w:r w:rsidRPr="00B64A6D">
        <w:t>Position and Trade Report</w:t>
      </w:r>
      <w:bookmarkEnd w:id="74"/>
    </w:p>
    <w:p w14:paraId="3E80BE32" w14:textId="6F0ADD75" w:rsidR="005B3252" w:rsidRPr="00B64A6D" w:rsidRDefault="005B3252" w:rsidP="0078701A">
      <w:pPr>
        <w:pStyle w:val="MisysTextBody"/>
      </w:pPr>
      <w:r w:rsidRPr="00B64A6D">
        <w:t xml:space="preserve">The over-night reporting activities require generation of Position and Trade reports to be sent via SFTP to the </w:t>
      </w:r>
      <w:del w:id="75" w:author="Forcher, Pascale" w:date="2017-01-11T09:57:00Z">
        <w:r w:rsidRPr="00B64A6D" w:rsidDel="004774C2">
          <w:delText>Intelimatch</w:delText>
        </w:r>
      </w:del>
      <w:ins w:id="76" w:author="Forcher, Pascale" w:date="2017-01-11T09:57:00Z">
        <w:r w:rsidR="004774C2">
          <w:t>Intellimatch</w:t>
        </w:r>
      </w:ins>
      <w:r w:rsidRPr="00B64A6D">
        <w:t xml:space="preserve"> platform for reconciliation with the equivalent from the clearing party. </w:t>
      </w:r>
    </w:p>
    <w:p w14:paraId="6C0D614C" w14:textId="6B547836" w:rsidR="005B3252" w:rsidRPr="00B64A6D" w:rsidRDefault="005B3252" w:rsidP="0078701A">
      <w:pPr>
        <w:pStyle w:val="MisysTextBody"/>
      </w:pPr>
      <w:r w:rsidRPr="00B64A6D">
        <w:t xml:space="preserve">As the reports are run overnight, The position report contains the current state of the reportable positions (Futures, Listed Options with toolkit flag set to True) within reportable funds (those with accounts at Goldman Sachs) </w:t>
      </w:r>
      <w:del w:id="77" w:author="Forcher, Pascale" w:date="2017-01-25T13:42:00Z">
        <w:r w:rsidRPr="00B64A6D" w:rsidDel="00E7429F">
          <w:delText>at COB time of the previous day</w:delText>
        </w:r>
      </w:del>
      <w:ins w:id="78" w:author="Forcher, Pascale" w:date="2017-01-25T13:42:00Z">
        <w:r w:rsidR="00E7429F">
          <w:t>after EOD</w:t>
        </w:r>
      </w:ins>
      <w:r w:rsidRPr="00B64A6D">
        <w:t>. Likewise, the trade report contains all Purchase/Sale transactions executed.</w:t>
      </w:r>
    </w:p>
    <w:p w14:paraId="585A9858" w14:textId="77777777" w:rsidR="005B3252" w:rsidRPr="00B64A6D" w:rsidRDefault="005B3252" w:rsidP="005B3252">
      <w:pPr>
        <w:pStyle w:val="MisysSectionHeadingLv2"/>
      </w:pPr>
    </w:p>
    <w:p w14:paraId="26934C00" w14:textId="77777777" w:rsidR="005B3252" w:rsidRPr="00B64A6D" w:rsidRDefault="00D638C9" w:rsidP="005B3252">
      <w:pPr>
        <w:pStyle w:val="MisysSectionHeadingLv2"/>
      </w:pPr>
      <w:bookmarkStart w:id="79" w:name="_Toc470168206"/>
      <w:r>
        <w:t>Variation Margin</w:t>
      </w:r>
      <w:r w:rsidR="005B3252" w:rsidRPr="00B64A6D">
        <w:t xml:space="preserve"> Report</w:t>
      </w:r>
      <w:bookmarkEnd w:id="79"/>
    </w:p>
    <w:p w14:paraId="7BD76248" w14:textId="77777777" w:rsidR="005B3252" w:rsidRPr="00B64A6D" w:rsidRDefault="005B3252" w:rsidP="0078701A">
      <w:pPr>
        <w:pStyle w:val="MisysTextBody"/>
      </w:pPr>
      <w:r w:rsidRPr="00B64A6D">
        <w:t xml:space="preserve">The third report for reconciliation to be generated is the </w:t>
      </w:r>
      <w:r w:rsidR="00D638C9">
        <w:t>Variation Margin R</w:t>
      </w:r>
      <w:r w:rsidRPr="00B64A6D">
        <w:t xml:space="preserve">eport. This report contains the Variation Margin movements for the reportable funds. </w:t>
      </w:r>
    </w:p>
    <w:p w14:paraId="10E24C89" w14:textId="77777777" w:rsidR="00D638C9" w:rsidRDefault="005B3252" w:rsidP="0078701A">
      <w:pPr>
        <w:pStyle w:val="MisysTextBody"/>
      </w:pPr>
      <w:r w:rsidRPr="00B64A6D">
        <w:t xml:space="preserve">As part of this proposal, it is required to configure this report </w:t>
      </w:r>
      <w:r w:rsidR="00D638C9">
        <w:t xml:space="preserve">in the Reporting Module </w:t>
      </w:r>
      <w:r w:rsidRPr="00B64A6D">
        <w:t>to use only the Portfolio Source for variation margin data points. It has been established that the Dynamic PnL columns such as Last</w:t>
      </w:r>
      <w:r w:rsidR="00A6060A">
        <w:t xml:space="preserve"> D</w:t>
      </w:r>
      <w:r w:rsidRPr="00B64A6D">
        <w:t>-1, Last</w:t>
      </w:r>
      <w:r w:rsidR="00A6060A">
        <w:t xml:space="preserve"> D</w:t>
      </w:r>
      <w:r w:rsidRPr="00B64A6D">
        <w:t xml:space="preserve">-2 and </w:t>
      </w:r>
      <w:r w:rsidR="00051ECB" w:rsidRPr="00B64A6D">
        <w:t>‘</w:t>
      </w:r>
      <w:r w:rsidRPr="00B64A6D">
        <w:t>Diff. Balance</w:t>
      </w:r>
      <w:r w:rsidR="00051ECB" w:rsidRPr="00B64A6D">
        <w:t xml:space="preserve"> D-1’</w:t>
      </w:r>
      <w:r w:rsidRPr="00B64A6D">
        <w:t xml:space="preserve"> can populate the required fields for reconciliation.</w:t>
      </w:r>
      <w:r w:rsidR="00D638C9">
        <w:t xml:space="preserve"> </w:t>
      </w:r>
    </w:p>
    <w:p w14:paraId="549ED84B" w14:textId="71E6F054" w:rsidR="00F004D2" w:rsidRDefault="00F004D2" w:rsidP="0078701A">
      <w:pPr>
        <w:pStyle w:val="MisysTextBody"/>
      </w:pPr>
      <w:r>
        <w:t xml:space="preserve">An XSL template should be </w:t>
      </w:r>
      <w:r w:rsidRPr="00F004D2">
        <w:t>developed to</w:t>
      </w:r>
      <w:r>
        <w:t xml:space="preserve"> transform the XML file into a CSV </w:t>
      </w:r>
      <w:r w:rsidRPr="00F004D2">
        <w:t xml:space="preserve">file </w:t>
      </w:r>
      <w:r>
        <w:t>to be sent to Intel</w:t>
      </w:r>
      <w:ins w:id="80" w:author="Steve Lazouras" w:date="2017-01-08T21:50:00Z">
        <w:r w:rsidR="006E4921">
          <w:t>l</w:t>
        </w:r>
      </w:ins>
      <w:r>
        <w:t>imatch for reconciliation</w:t>
      </w:r>
      <w:r w:rsidRPr="00F004D2">
        <w:t>.</w:t>
      </w:r>
    </w:p>
    <w:p w14:paraId="6CDC9BBF" w14:textId="77777777" w:rsidR="008574EC" w:rsidRPr="0078701A" w:rsidRDefault="00741F74" w:rsidP="0078701A">
      <w:pPr>
        <w:pStyle w:val="MisysTextBody"/>
      </w:pPr>
      <w:r w:rsidRPr="0078701A">
        <w:t>You can find m</w:t>
      </w:r>
      <w:r w:rsidR="008574EC" w:rsidRPr="0078701A">
        <w:t>ore details about the set-up in the Appendix</w:t>
      </w:r>
      <w:r w:rsidR="001646A9" w:rsidRPr="0078701A">
        <w:t xml:space="preserve"> 2</w:t>
      </w:r>
      <w:r w:rsidR="008574EC" w:rsidRPr="0078701A">
        <w:t xml:space="preserve">. </w:t>
      </w:r>
    </w:p>
    <w:p w14:paraId="664FDACE" w14:textId="77777777" w:rsidR="005B3252" w:rsidRPr="00B64A6D" w:rsidRDefault="005B3252" w:rsidP="005B3252">
      <w:pPr>
        <w:spacing w:line="360" w:lineRule="auto"/>
        <w:rPr>
          <w:lang w:val="en-US"/>
        </w:rPr>
      </w:pPr>
    </w:p>
    <w:p w14:paraId="208A0ABF" w14:textId="77777777" w:rsidR="005B3252" w:rsidRPr="00B64A6D" w:rsidRDefault="005B3252" w:rsidP="005B3252">
      <w:pPr>
        <w:spacing w:line="360" w:lineRule="auto"/>
        <w:rPr>
          <w:rFonts w:asciiTheme="majorHAnsi" w:hAnsiTheme="majorHAnsi" w:cstheme="majorHAnsi"/>
          <w:b/>
          <w:sz w:val="32"/>
          <w:szCs w:val="36"/>
          <w:lang w:val="en-US"/>
        </w:rPr>
      </w:pPr>
      <w:r w:rsidRPr="00B64A6D">
        <w:rPr>
          <w:lang w:val="en-US"/>
        </w:rPr>
        <w:br w:type="page"/>
      </w:r>
    </w:p>
    <w:p w14:paraId="6ACB092A" w14:textId="77777777" w:rsidR="00811B2C" w:rsidRPr="00B64A6D" w:rsidRDefault="00811B2C" w:rsidP="00811B2C">
      <w:pPr>
        <w:pStyle w:val="MisysSectionHeadingLv1"/>
      </w:pPr>
      <w:bookmarkStart w:id="81" w:name="_Toc470168207"/>
      <w:r w:rsidRPr="00B64A6D">
        <w:lastRenderedPageBreak/>
        <w:t>Managing Paym</w:t>
      </w:r>
      <w:r w:rsidR="00597251" w:rsidRPr="00B64A6D">
        <w:t xml:space="preserve">ent </w:t>
      </w:r>
      <w:r w:rsidR="00DA5029" w:rsidRPr="00B64A6D">
        <w:t>of Variation Margin</w:t>
      </w:r>
      <w:bookmarkEnd w:id="81"/>
    </w:p>
    <w:p w14:paraId="0A2B90EA" w14:textId="77777777" w:rsidR="00E76D4B" w:rsidRPr="00B64A6D" w:rsidRDefault="00E76D4B" w:rsidP="00E76D4B">
      <w:pPr>
        <w:pStyle w:val="MisysSectionHeadingLv2"/>
      </w:pPr>
      <w:bookmarkStart w:id="82" w:name="_Toc470168208"/>
      <w:r w:rsidRPr="00B64A6D">
        <w:t>Account Transfer Transactions</w:t>
      </w:r>
      <w:r w:rsidR="0047381D">
        <w:t xml:space="preserve"> in the Nostro</w:t>
      </w:r>
      <w:bookmarkEnd w:id="82"/>
    </w:p>
    <w:p w14:paraId="44630FD7" w14:textId="77777777" w:rsidR="00E76D4B" w:rsidRDefault="00E76D4B" w:rsidP="0078701A">
      <w:pPr>
        <w:pStyle w:val="MisysTextBody"/>
      </w:pPr>
    </w:p>
    <w:p w14:paraId="276372BD" w14:textId="77777777" w:rsidR="00547102" w:rsidRPr="00B64A6D" w:rsidRDefault="00DA5029" w:rsidP="0078701A">
      <w:pPr>
        <w:pStyle w:val="MisysTextBody"/>
      </w:pPr>
      <w:r w:rsidRPr="00B64A6D">
        <w:t xml:space="preserve">When a variation margin </w:t>
      </w:r>
      <w:r w:rsidR="00E76D4B">
        <w:t>r</w:t>
      </w:r>
      <w:r w:rsidRPr="00B64A6D">
        <w:t>equires the movement of Cash to/from the fund’s available cash account (ex. Challenge European Equity MAML) to the</w:t>
      </w:r>
      <w:r w:rsidR="00201D05" w:rsidRPr="00B64A6D">
        <w:t xml:space="preserve"> </w:t>
      </w:r>
      <w:r w:rsidR="005B3252" w:rsidRPr="00B64A6D">
        <w:t>C</w:t>
      </w:r>
      <w:r w:rsidR="00201D05" w:rsidRPr="00B64A6D">
        <w:t xml:space="preserve">learing party, </w:t>
      </w:r>
      <w:r w:rsidR="003A5B65" w:rsidRPr="00B64A6D">
        <w:t xml:space="preserve">Cash </w:t>
      </w:r>
      <w:r w:rsidR="00201D05" w:rsidRPr="00B64A6D">
        <w:t>t</w:t>
      </w:r>
      <w:r w:rsidRPr="00B64A6D">
        <w:t>ransactions can be used</w:t>
      </w:r>
      <w:r w:rsidR="003A5B65" w:rsidRPr="00B64A6D">
        <w:t xml:space="preserve"> within the Nostro module</w:t>
      </w:r>
      <w:r w:rsidRPr="00B64A6D">
        <w:t xml:space="preserve"> to instruct payment between the accounts.</w:t>
      </w:r>
    </w:p>
    <w:p w14:paraId="2D358903" w14:textId="77777777" w:rsidR="00E76D4B" w:rsidRPr="00B64A6D" w:rsidRDefault="00E76D4B" w:rsidP="0078701A">
      <w:pPr>
        <w:pStyle w:val="MisysTextBody"/>
      </w:pPr>
    </w:p>
    <w:p w14:paraId="79D61573" w14:textId="77777777" w:rsidR="000A1786" w:rsidRPr="00B64A6D" w:rsidRDefault="00547102" w:rsidP="0078701A">
      <w:pPr>
        <w:pStyle w:val="MisysTextBody"/>
      </w:pPr>
      <w:r w:rsidRPr="00B64A6D">
        <w:rPr>
          <w:noProof/>
        </w:rPr>
        <w:drawing>
          <wp:inline distT="0" distB="0" distL="0" distR="0" wp14:anchorId="53C8A547" wp14:editId="53796DA8">
            <wp:extent cx="5631180" cy="4604253"/>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2585" cy="4605402"/>
                    </a:xfrm>
                    <a:prstGeom prst="rect">
                      <a:avLst/>
                    </a:prstGeom>
                  </pic:spPr>
                </pic:pic>
              </a:graphicData>
            </a:graphic>
          </wp:inline>
        </w:drawing>
      </w:r>
    </w:p>
    <w:p w14:paraId="2501C30E" w14:textId="77777777" w:rsidR="00547102" w:rsidRDefault="00547102" w:rsidP="0078701A">
      <w:pPr>
        <w:pStyle w:val="MisysTextBody"/>
      </w:pPr>
    </w:p>
    <w:p w14:paraId="4FA4C7AD" w14:textId="77777777" w:rsidR="004211C2" w:rsidRDefault="00A6060A" w:rsidP="0078701A">
      <w:pPr>
        <w:pStyle w:val="MisysTextBody"/>
      </w:pPr>
      <w:r w:rsidRPr="00B64A6D">
        <w:t>Account Transfer transactions can be initiated at any time using the Nostro Module. They can be configured to automatically send a SWIFT message upon relevant approval using the appropriately configured Back Office Trade Workflow.</w:t>
      </w:r>
      <w:bookmarkStart w:id="83" w:name="_Toc469648936"/>
    </w:p>
    <w:p w14:paraId="7F8D1EA5" w14:textId="77777777" w:rsidR="004211C2" w:rsidRDefault="004211C2" w:rsidP="0078701A">
      <w:pPr>
        <w:pStyle w:val="MisysTextBody"/>
      </w:pPr>
    </w:p>
    <w:p w14:paraId="63DDA83C" w14:textId="158FAC82" w:rsidR="00A6060A" w:rsidRDefault="00BF2F91" w:rsidP="0078701A">
      <w:pPr>
        <w:pStyle w:val="MisysTextBody"/>
      </w:pPr>
      <w:r>
        <w:rPr>
          <w:noProof/>
        </w:rPr>
        <w:drawing>
          <wp:inline distT="0" distB="0" distL="0" distR="0" wp14:anchorId="7470B034" wp14:editId="2224A37E">
            <wp:extent cx="5811520" cy="1490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1520" cy="1490980"/>
                    </a:xfrm>
                    <a:prstGeom prst="rect">
                      <a:avLst/>
                    </a:prstGeom>
                  </pic:spPr>
                </pic:pic>
              </a:graphicData>
            </a:graphic>
          </wp:inline>
        </w:drawing>
      </w:r>
      <w:bookmarkEnd w:id="83"/>
    </w:p>
    <w:p w14:paraId="498BEF39" w14:textId="77777777" w:rsidR="00C7772A" w:rsidRPr="00B64A6D" w:rsidRDefault="00A6060A" w:rsidP="000B6EE7">
      <w:pPr>
        <w:pStyle w:val="MisysSectionHeadingLv2"/>
      </w:pPr>
      <w:r>
        <w:br w:type="page"/>
      </w:r>
      <w:bookmarkStart w:id="84" w:name="_Toc470168209"/>
      <w:r w:rsidR="00C7772A">
        <w:lastRenderedPageBreak/>
        <w:t>Cash Transfer</w:t>
      </w:r>
      <w:r w:rsidR="00C7772A" w:rsidRPr="00B64A6D">
        <w:t xml:space="preserve"> Report</w:t>
      </w:r>
      <w:r w:rsidR="000B6EE7">
        <w:t xml:space="preserve"> using Reporting Module</w:t>
      </w:r>
      <w:bookmarkEnd w:id="84"/>
    </w:p>
    <w:p w14:paraId="186526FD" w14:textId="33AFBAB7" w:rsidR="008716B4" w:rsidRDefault="00DA5029" w:rsidP="0078701A">
      <w:pPr>
        <w:pStyle w:val="MisysTextBody"/>
      </w:pPr>
      <w:r w:rsidRPr="00B64A6D">
        <w:t xml:space="preserve">It is proposed that during the over-night activities a fourth report is generated, to </w:t>
      </w:r>
      <w:r w:rsidR="0047381D" w:rsidRPr="00B64A6D">
        <w:t>populate</w:t>
      </w:r>
      <w:r w:rsidRPr="00B64A6D">
        <w:t xml:space="preserve"> XML files for consumption by the Misys Sophis Integration Service to creat</w:t>
      </w:r>
      <w:r w:rsidR="0001742E" w:rsidRPr="00B64A6D">
        <w:t>e Account Transfer Transactions or Simple Cash transactions.</w:t>
      </w:r>
      <w:ins w:id="85" w:author="Forcher, Pascale" w:date="2017-01-25T13:47:00Z">
        <w:r w:rsidR="001E44AF">
          <w:t xml:space="preserve"> </w:t>
        </w:r>
      </w:ins>
      <w:ins w:id="86" w:author="Forcher, Pascale" w:date="2017-01-25T13:46:00Z">
        <w:r w:rsidR="001E44AF">
          <w:t>An exception file is always generated with the errors.</w:t>
        </w:r>
      </w:ins>
    </w:p>
    <w:p w14:paraId="7B95841C" w14:textId="0A4160C7" w:rsidR="00DA5029" w:rsidRPr="00B64A6D" w:rsidRDefault="008716B4" w:rsidP="0078701A">
      <w:pPr>
        <w:pStyle w:val="MisysTextBody"/>
      </w:pPr>
      <w:r w:rsidRPr="00B64A6D">
        <w:t>These transactions will be available for review by Users during the morning activities. Each transaction will be for the re</w:t>
      </w:r>
      <w:r w:rsidR="000A1786" w:rsidRPr="00B64A6D">
        <w:t>ckoned variation margin</w:t>
      </w:r>
      <w:r w:rsidRPr="00B64A6D">
        <w:t xml:space="preserve"> per Fund, per Currency</w:t>
      </w:r>
      <w:r w:rsidR="000A1786" w:rsidRPr="00B64A6D">
        <w:t>.</w:t>
      </w:r>
      <w:ins w:id="87" w:author="Forcher, Pascale" w:date="2017-01-25T13:47:00Z">
        <w:r w:rsidR="001E44AF">
          <w:t xml:space="preserve"> Like any transaction within Misys, they can have a specific blotter and workflow.</w:t>
        </w:r>
      </w:ins>
    </w:p>
    <w:p w14:paraId="31FA1BF6" w14:textId="77777777" w:rsidR="000A1786" w:rsidRPr="00B64A6D" w:rsidRDefault="008716B4" w:rsidP="0078701A">
      <w:pPr>
        <w:pStyle w:val="MisysTextBody"/>
      </w:pPr>
      <w:r w:rsidRPr="00B64A6D">
        <w:t xml:space="preserve">Should the reckoned </w:t>
      </w:r>
      <w:r w:rsidR="000A1786" w:rsidRPr="00B64A6D">
        <w:t xml:space="preserve">margin not match with statements from the Clearing party, a decision can be made to adjust the payment to cover (in case of rounding breaks) or </w:t>
      </w:r>
      <w:r w:rsidR="0001742E" w:rsidRPr="00B64A6D">
        <w:t xml:space="preserve">instruct to </w:t>
      </w:r>
      <w:r w:rsidR="000A1786" w:rsidRPr="00B64A6D">
        <w:t>adjust an offending position (in case of position break)</w:t>
      </w:r>
    </w:p>
    <w:p w14:paraId="630F7485" w14:textId="77777777" w:rsidR="000A1786" w:rsidRPr="001E44AF" w:rsidRDefault="000A1786" w:rsidP="0078701A">
      <w:pPr>
        <w:pStyle w:val="MisysTextBody"/>
        <w:rPr>
          <w:lang w:val="en-GB"/>
          <w:rPrChange w:id="88" w:author="Forcher, Pascale" w:date="2017-01-25T13:49:00Z">
            <w:rPr/>
          </w:rPrChange>
        </w:rPr>
      </w:pPr>
      <w:r w:rsidRPr="00B64A6D">
        <w:t>Otherwise, should no inspection of the payments be required, the platform can be configured to automatically send instruction for payment/receipt of cash.</w:t>
      </w:r>
    </w:p>
    <w:p w14:paraId="62F60F72" w14:textId="77777777" w:rsidR="0047381D" w:rsidRDefault="000A1786" w:rsidP="0078701A">
      <w:pPr>
        <w:pStyle w:val="MisysTextBody"/>
      </w:pPr>
      <w:r w:rsidRPr="0047381D">
        <w:t xml:space="preserve"> </w:t>
      </w:r>
    </w:p>
    <w:p w14:paraId="14BB6F4B" w14:textId="77777777" w:rsidR="0047381D" w:rsidRPr="000B6EE7" w:rsidRDefault="0047381D" w:rsidP="0078701A">
      <w:pPr>
        <w:pStyle w:val="MisysTextBody"/>
      </w:pPr>
      <w:r w:rsidRPr="000B6EE7">
        <w:t xml:space="preserve">The fourth report is to be configured as well in the Reporting Module to use only the Portfolio Source for variation margin data points. It is recommended to be grouped by currency so it generates cash transfer for the total daily Variation Margin by Currency. </w:t>
      </w:r>
    </w:p>
    <w:p w14:paraId="75A952C8" w14:textId="77777777" w:rsidR="0047381D" w:rsidRPr="000B6EE7" w:rsidRDefault="0047381D" w:rsidP="0078701A">
      <w:pPr>
        <w:pStyle w:val="MisysTextBody"/>
      </w:pPr>
      <w:r w:rsidRPr="000B6EE7">
        <w:t xml:space="preserve">An XSL template should be also developed to transform the XML file into an XML file as required by </w:t>
      </w:r>
      <w:r w:rsidRPr="005A08F3">
        <w:t>the Integration Service.</w:t>
      </w:r>
    </w:p>
    <w:p w14:paraId="7BD9A7E2" w14:textId="77777777" w:rsidR="00F004D2" w:rsidRPr="000B6EE7" w:rsidRDefault="00F004D2" w:rsidP="0078701A">
      <w:pPr>
        <w:pStyle w:val="MisysTextBody"/>
      </w:pPr>
      <w:r w:rsidRPr="000B6EE7">
        <w:t>You can find more details about the set-up in the Appendix</w:t>
      </w:r>
      <w:r w:rsidR="001646A9" w:rsidRPr="000B6EE7">
        <w:t xml:space="preserve"> 3</w:t>
      </w:r>
      <w:r w:rsidRPr="000B6EE7">
        <w:t xml:space="preserve">. </w:t>
      </w:r>
    </w:p>
    <w:p w14:paraId="680A7239" w14:textId="77777777" w:rsidR="001646A9" w:rsidRDefault="001646A9" w:rsidP="0078701A">
      <w:pPr>
        <w:pStyle w:val="MisysTextBody"/>
      </w:pPr>
    </w:p>
    <w:p w14:paraId="73CCEEEA" w14:textId="298810DD" w:rsidR="0047381D" w:rsidRPr="00B64A6D" w:rsidRDefault="0047381D" w:rsidP="0047381D">
      <w:pPr>
        <w:pStyle w:val="MisysSectionHeadingLv2"/>
      </w:pPr>
      <w:bookmarkStart w:id="89" w:name="_Toc470168210"/>
      <w:r w:rsidRPr="00B64A6D">
        <w:t>Account Transfer Transactions</w:t>
      </w:r>
      <w:r>
        <w:t xml:space="preserve"> in the Portfolio</w:t>
      </w:r>
      <w:bookmarkEnd w:id="89"/>
    </w:p>
    <w:p w14:paraId="17F66AAA" w14:textId="77777777" w:rsidR="00A6390F" w:rsidRPr="00B64A6D" w:rsidRDefault="00A6390F" w:rsidP="0078701A">
      <w:pPr>
        <w:pStyle w:val="MisysTextBody"/>
      </w:pPr>
      <w:r w:rsidRPr="005A08F3">
        <w:t>As Nostro cash transfer transactions generate a position in the portfolio, it is possible to see this action within the portfolio workbook</w:t>
      </w:r>
      <w:r w:rsidR="005A08F3">
        <w:t xml:space="preserve"> without impact on the Result</w:t>
      </w:r>
      <w:r w:rsidRPr="005A08F3">
        <w:t>.</w:t>
      </w:r>
    </w:p>
    <w:p w14:paraId="6366C5B6" w14:textId="77777777" w:rsidR="00A6390F" w:rsidRPr="00B64A6D" w:rsidRDefault="00A6390F" w:rsidP="0078701A">
      <w:pPr>
        <w:pStyle w:val="MisysTextBody"/>
      </w:pPr>
    </w:p>
    <w:p w14:paraId="78BBBBAB" w14:textId="77777777" w:rsidR="00A6390F" w:rsidRPr="00B64A6D" w:rsidRDefault="005A08F3" w:rsidP="0078701A">
      <w:pPr>
        <w:pStyle w:val="MisysTextBody"/>
      </w:pPr>
      <w:r>
        <w:rPr>
          <w:noProof/>
        </w:rPr>
        <mc:AlternateContent>
          <mc:Choice Requires="wps">
            <w:drawing>
              <wp:anchor distT="0" distB="0" distL="114300" distR="114300" simplePos="0" relativeHeight="251671552" behindDoc="0" locked="0" layoutInCell="1" allowOverlap="1" wp14:anchorId="72A0E220" wp14:editId="210FDF29">
                <wp:simplePos x="0" y="0"/>
                <wp:positionH relativeFrom="column">
                  <wp:posOffset>247062</wp:posOffset>
                </wp:positionH>
                <wp:positionV relativeFrom="paragraph">
                  <wp:posOffset>3296920</wp:posOffset>
                </wp:positionV>
                <wp:extent cx="5460456" cy="285568"/>
                <wp:effectExtent l="57150" t="19050" r="83185" b="95885"/>
                <wp:wrapNone/>
                <wp:docPr id="8" name="Rectangle 8"/>
                <wp:cNvGraphicFramePr/>
                <a:graphic xmlns:a="http://schemas.openxmlformats.org/drawingml/2006/main">
                  <a:graphicData uri="http://schemas.microsoft.com/office/word/2010/wordprocessingShape">
                    <wps:wsp>
                      <wps:cNvSpPr/>
                      <wps:spPr>
                        <a:xfrm>
                          <a:off x="0" y="0"/>
                          <a:ext cx="5460456" cy="285568"/>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4B31C" id="Rectangle 8" o:spid="_x0000_s1026" style="position:absolute;margin-left:19.45pt;margin-top:259.6pt;width:429.9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" filled="f" strokecolor="red" strokeweight="1.5pt">
                <v:shadow on="t" color="black" opacity="22937f" origin=",.5" offset="0,.63889mm"/>
              </v:rect>
            </w:pict>
          </mc:Fallback>
        </mc:AlternateContent>
      </w:r>
      <w:r>
        <w:rPr>
          <w:noProof/>
        </w:rPr>
        <w:drawing>
          <wp:inline distT="0" distB="0" distL="0" distR="0" wp14:anchorId="78F0F358" wp14:editId="4EB473CC">
            <wp:extent cx="5811520"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1520" cy="3581400"/>
                    </a:xfrm>
                    <a:prstGeom prst="rect">
                      <a:avLst/>
                    </a:prstGeom>
                  </pic:spPr>
                </pic:pic>
              </a:graphicData>
            </a:graphic>
          </wp:inline>
        </w:drawing>
      </w:r>
    </w:p>
    <w:p w14:paraId="551B862E" w14:textId="77777777" w:rsidR="00A6390F" w:rsidRPr="00F524ED" w:rsidRDefault="00A6390F" w:rsidP="0078701A">
      <w:pPr>
        <w:pStyle w:val="MisysTextBody"/>
      </w:pPr>
    </w:p>
    <w:p w14:paraId="1BF784AE" w14:textId="77777777" w:rsidR="005A08F3" w:rsidRDefault="005A08F3">
      <w:pPr>
        <w:spacing w:line="360" w:lineRule="auto"/>
        <w:rPr>
          <w:rFonts w:asciiTheme="majorHAnsi" w:hAnsiTheme="majorHAnsi" w:cstheme="majorHAnsi"/>
          <w:b/>
          <w:sz w:val="32"/>
          <w:szCs w:val="36"/>
          <w:lang w:val="en-US"/>
        </w:rPr>
      </w:pPr>
      <w:r>
        <w:br w:type="page"/>
      </w:r>
    </w:p>
    <w:p w14:paraId="01A9C541" w14:textId="77777777" w:rsidR="00E47E43" w:rsidRPr="00B64A6D" w:rsidRDefault="00E47E43" w:rsidP="00E47E43">
      <w:pPr>
        <w:pStyle w:val="MisysSectionHeadingLv1"/>
      </w:pPr>
      <w:bookmarkStart w:id="90" w:name="_Toc470168211"/>
      <w:r>
        <w:lastRenderedPageBreak/>
        <w:t>Auditing Historical VMs</w:t>
      </w:r>
      <w:bookmarkEnd w:id="90"/>
    </w:p>
    <w:p w14:paraId="6901115F" w14:textId="77777777" w:rsidR="00E47E43" w:rsidRDefault="00E47E43" w:rsidP="00E47E43">
      <w:pPr>
        <w:pStyle w:val="MisysSectionHeadingLv2"/>
      </w:pPr>
      <w:bookmarkStart w:id="91" w:name="_Toc470168212"/>
      <w:r>
        <w:t>In the Portfolio</w:t>
      </w:r>
      <w:bookmarkEnd w:id="91"/>
    </w:p>
    <w:p w14:paraId="690463A5" w14:textId="77777777" w:rsidR="00E47E43" w:rsidRDefault="00E740BF" w:rsidP="00E47E43">
      <w:pPr>
        <w:pStyle w:val="MisysTextBody"/>
      </w:pPr>
      <w:r>
        <w:t xml:space="preserve">If you need for any Audit reason, review old VM values and transactions. </w:t>
      </w:r>
      <w:r w:rsidR="00E47E43">
        <w:t>You can anytime:</w:t>
      </w:r>
    </w:p>
    <w:p w14:paraId="686F9917" w14:textId="77777777" w:rsidR="00E47E43" w:rsidRDefault="00E47E43" w:rsidP="00E47E43">
      <w:pPr>
        <w:pStyle w:val="MisysTextBody"/>
        <w:numPr>
          <w:ilvl w:val="0"/>
          <w:numId w:val="7"/>
        </w:numPr>
      </w:pPr>
      <w:r>
        <w:t xml:space="preserve">Do a Prices Date and select the date you want to Audit. </w:t>
      </w:r>
    </w:p>
    <w:p w14:paraId="1C50F3A1" w14:textId="77777777" w:rsidR="00E47E43" w:rsidRDefault="00E47E43" w:rsidP="00E47E43">
      <w:pPr>
        <w:pStyle w:val="MisysTextBody"/>
        <w:numPr>
          <w:ilvl w:val="0"/>
          <w:numId w:val="7"/>
        </w:numPr>
      </w:pPr>
      <w:r>
        <w:t>Flag “Positions” and “Audit Trail” to ensure you have a correct snapshot of that day</w:t>
      </w:r>
      <w:r w:rsidRPr="005A08F3">
        <w:t>.</w:t>
      </w:r>
    </w:p>
    <w:p w14:paraId="689F2D05" w14:textId="77777777" w:rsidR="00E47E43" w:rsidRDefault="00E47E43" w:rsidP="00E47E43">
      <w:pPr>
        <w:pStyle w:val="MisysTextBody"/>
        <w:numPr>
          <w:ilvl w:val="0"/>
          <w:numId w:val="7"/>
        </w:numPr>
      </w:pPr>
      <w:r>
        <w:t>Analyze your Portfolio with the Dynamic PnL columns</w:t>
      </w:r>
    </w:p>
    <w:p w14:paraId="3D8F083C" w14:textId="77777777" w:rsidR="00DE5C99" w:rsidRPr="00B64A6D" w:rsidRDefault="00DE5C99" w:rsidP="00DE5C99">
      <w:pPr>
        <w:pStyle w:val="MisysTextBody"/>
        <w:ind w:left="720" w:firstLine="0"/>
      </w:pPr>
    </w:p>
    <w:p w14:paraId="333BC375" w14:textId="77777777" w:rsidR="00E47E43" w:rsidRDefault="00E47E43">
      <w:pPr>
        <w:spacing w:line="360" w:lineRule="auto"/>
      </w:pPr>
      <w:r>
        <w:rPr>
          <w:noProof/>
          <w:lang w:val="en-US"/>
        </w:rPr>
        <w:drawing>
          <wp:inline distT="0" distB="0" distL="0" distR="0" wp14:anchorId="7BCB4A9F" wp14:editId="40FABD15">
            <wp:extent cx="5811520" cy="2788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1520" cy="2788285"/>
                    </a:xfrm>
                    <a:prstGeom prst="rect">
                      <a:avLst/>
                    </a:prstGeom>
                  </pic:spPr>
                </pic:pic>
              </a:graphicData>
            </a:graphic>
          </wp:inline>
        </w:drawing>
      </w:r>
    </w:p>
    <w:p w14:paraId="16C63B4B" w14:textId="77777777" w:rsidR="00DE5C99" w:rsidRDefault="00DE5C99">
      <w:pPr>
        <w:spacing w:line="360" w:lineRule="auto"/>
      </w:pPr>
    </w:p>
    <w:p w14:paraId="4DDD7347" w14:textId="77777777" w:rsidR="00E47E43" w:rsidRDefault="00E47E43">
      <w:pPr>
        <w:spacing w:line="360" w:lineRule="auto"/>
      </w:pPr>
      <w:r>
        <w:rPr>
          <w:noProof/>
          <w:lang w:val="en-US"/>
        </w:rPr>
        <mc:AlternateContent>
          <mc:Choice Requires="wps">
            <w:drawing>
              <wp:anchor distT="0" distB="0" distL="114300" distR="114300" simplePos="0" relativeHeight="251688960" behindDoc="0" locked="0" layoutInCell="1" allowOverlap="1" wp14:anchorId="6E34AA44" wp14:editId="7574D229">
                <wp:simplePos x="0" y="0"/>
                <wp:positionH relativeFrom="column">
                  <wp:posOffset>3955129</wp:posOffset>
                </wp:positionH>
                <wp:positionV relativeFrom="paragraph">
                  <wp:posOffset>1009844</wp:posOffset>
                </wp:positionV>
                <wp:extent cx="1853458" cy="557341"/>
                <wp:effectExtent l="57150" t="19050" r="71120" b="90805"/>
                <wp:wrapNone/>
                <wp:docPr id="34" name="Rectangle 34"/>
                <wp:cNvGraphicFramePr/>
                <a:graphic xmlns:a="http://schemas.openxmlformats.org/drawingml/2006/main">
                  <a:graphicData uri="http://schemas.microsoft.com/office/word/2010/wordprocessingShape">
                    <wps:wsp>
                      <wps:cNvSpPr/>
                      <wps:spPr>
                        <a:xfrm>
                          <a:off x="0" y="0"/>
                          <a:ext cx="1853458" cy="557341"/>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8E2D0" id="Rectangle 34" o:spid="_x0000_s1026" style="position:absolute;margin-left:311.45pt;margin-top:79.5pt;width:145.95pt;height:43.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" filled="f" strokecolor="red" strokeweight="1.5pt">
                <v:shadow on="t" color="black" opacity="22937f" origin=",.5" offset="0,.63889mm"/>
              </v:rect>
            </w:pict>
          </mc:Fallback>
        </mc:AlternateContent>
      </w:r>
      <w:r>
        <w:rPr>
          <w:noProof/>
          <w:lang w:val="en-US"/>
        </w:rPr>
        <w:drawing>
          <wp:inline distT="0" distB="0" distL="0" distR="0" wp14:anchorId="1DAF589F" wp14:editId="6AE78AA0">
            <wp:extent cx="5811520" cy="17303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1520" cy="1730375"/>
                    </a:xfrm>
                    <a:prstGeom prst="rect">
                      <a:avLst/>
                    </a:prstGeom>
                  </pic:spPr>
                </pic:pic>
              </a:graphicData>
            </a:graphic>
          </wp:inline>
        </w:drawing>
      </w:r>
    </w:p>
    <w:p w14:paraId="439C4C20" w14:textId="77777777" w:rsidR="00E47E43" w:rsidRDefault="00E47E43">
      <w:pPr>
        <w:spacing w:line="360" w:lineRule="auto"/>
      </w:pPr>
    </w:p>
    <w:p w14:paraId="5E213F97" w14:textId="77777777" w:rsidR="007559D6" w:rsidRDefault="007559D6">
      <w:pPr>
        <w:spacing w:line="360" w:lineRule="auto"/>
        <w:rPr>
          <w:rFonts w:asciiTheme="majorHAnsi" w:hAnsiTheme="majorHAnsi" w:cstheme="majorHAnsi"/>
          <w:sz w:val="28"/>
          <w:szCs w:val="28"/>
          <w:lang w:val="en-US"/>
        </w:rPr>
      </w:pPr>
      <w:r>
        <w:br w:type="page"/>
      </w:r>
    </w:p>
    <w:p w14:paraId="3C916723" w14:textId="77777777" w:rsidR="00E47E43" w:rsidRDefault="00E47E43" w:rsidP="00E47E43">
      <w:pPr>
        <w:pStyle w:val="MisysSectionHeadingLv2"/>
      </w:pPr>
      <w:bookmarkStart w:id="92" w:name="_Toc470168213"/>
      <w:r>
        <w:lastRenderedPageBreak/>
        <w:t xml:space="preserve">In the </w:t>
      </w:r>
      <w:r w:rsidR="007559D6">
        <w:t xml:space="preserve">Variation Margin </w:t>
      </w:r>
      <w:r>
        <w:t>Report</w:t>
      </w:r>
      <w:bookmarkEnd w:id="92"/>
    </w:p>
    <w:p w14:paraId="312E770B" w14:textId="77777777" w:rsidR="007559D6" w:rsidRPr="00B64A6D" w:rsidRDefault="007559D6" w:rsidP="00E47E43">
      <w:pPr>
        <w:pStyle w:val="MisysTextBody"/>
      </w:pPr>
      <w:r>
        <w:t xml:space="preserve">On the top of analyzing the FO values, you can always run the Variation Margin Report in the Reporting Module with a date in the past. </w:t>
      </w:r>
    </w:p>
    <w:p w14:paraId="5E99A5DB" w14:textId="77777777" w:rsidR="007559D6" w:rsidRDefault="007559D6">
      <w:pPr>
        <w:spacing w:line="360" w:lineRule="auto"/>
        <w:rPr>
          <w:noProof/>
          <w:lang w:val="en-US"/>
        </w:rPr>
      </w:pPr>
    </w:p>
    <w:p w14:paraId="477C99A0" w14:textId="77777777" w:rsidR="007559D6" w:rsidRDefault="007559D6">
      <w:pPr>
        <w:spacing w:line="360" w:lineRule="auto"/>
      </w:pPr>
      <w:r>
        <w:rPr>
          <w:noProof/>
          <w:lang w:val="en-US"/>
        </w:rPr>
        <w:drawing>
          <wp:inline distT="0" distB="0" distL="0" distR="0" wp14:anchorId="4FBE052D" wp14:editId="47D95C4D">
            <wp:extent cx="5811520" cy="2218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1520" cy="2218690"/>
                    </a:xfrm>
                    <a:prstGeom prst="rect">
                      <a:avLst/>
                    </a:prstGeom>
                  </pic:spPr>
                </pic:pic>
              </a:graphicData>
            </a:graphic>
          </wp:inline>
        </w:drawing>
      </w:r>
    </w:p>
    <w:p w14:paraId="121E6B84" w14:textId="77777777" w:rsidR="007559D6" w:rsidRDefault="007559D6" w:rsidP="007559D6">
      <w:pPr>
        <w:pStyle w:val="MisysTextBody"/>
      </w:pPr>
    </w:p>
    <w:p w14:paraId="340F5902" w14:textId="77777777" w:rsidR="007559D6" w:rsidRDefault="007559D6" w:rsidP="007559D6">
      <w:pPr>
        <w:pStyle w:val="MisysTextBody"/>
      </w:pPr>
      <w:r>
        <w:t>Generate the csv file and save it in Excel.</w:t>
      </w:r>
    </w:p>
    <w:p w14:paraId="4BD66217" w14:textId="77777777" w:rsidR="007559D6" w:rsidRDefault="007559D6">
      <w:pPr>
        <w:spacing w:line="360" w:lineRule="auto"/>
      </w:pPr>
      <w:r>
        <w:rPr>
          <w:noProof/>
          <w:lang w:val="en-US"/>
        </w:rPr>
        <w:drawing>
          <wp:inline distT="0" distB="0" distL="0" distR="0" wp14:anchorId="78B6BE5A" wp14:editId="15B16E5F">
            <wp:extent cx="5811520" cy="10312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1520" cy="1031240"/>
                    </a:xfrm>
                    <a:prstGeom prst="rect">
                      <a:avLst/>
                    </a:prstGeom>
                  </pic:spPr>
                </pic:pic>
              </a:graphicData>
            </a:graphic>
          </wp:inline>
        </w:drawing>
      </w:r>
    </w:p>
    <w:p w14:paraId="7A7DE751" w14:textId="77777777" w:rsidR="00E740BF" w:rsidRDefault="00E740BF">
      <w:pPr>
        <w:spacing w:line="360" w:lineRule="auto"/>
      </w:pPr>
    </w:p>
    <w:p w14:paraId="4B1FFBE5" w14:textId="77777777" w:rsidR="001A76F6" w:rsidRDefault="00E740BF">
      <w:pPr>
        <w:spacing w:line="360" w:lineRule="auto"/>
      </w:pPr>
      <w:r w:rsidRPr="00E740BF">
        <w:rPr>
          <w:b/>
          <w:u w:val="single"/>
        </w:rPr>
        <w:t>PS:</w:t>
      </w:r>
      <w:r>
        <w:t xml:space="preserve"> </w:t>
      </w:r>
      <w:r w:rsidR="007559D6">
        <w:t>In general the csv file generated in the VM Report can be saved on a specific folder by date</w:t>
      </w:r>
      <w:r w:rsidR="001A76F6">
        <w:t>. So you can save them under your Data Warehouse and use them any time for an Audit.</w:t>
      </w:r>
    </w:p>
    <w:p w14:paraId="250F6892" w14:textId="77777777" w:rsidR="00E47E43" w:rsidRDefault="001A76F6">
      <w:pPr>
        <w:spacing w:line="360" w:lineRule="auto"/>
        <w:rPr>
          <w:rFonts w:asciiTheme="majorHAnsi" w:hAnsiTheme="majorHAnsi" w:cstheme="majorHAnsi"/>
          <w:b/>
          <w:sz w:val="32"/>
          <w:szCs w:val="36"/>
          <w:lang w:val="en-US"/>
        </w:rPr>
      </w:pPr>
      <w:r>
        <w:rPr>
          <w:noProof/>
          <w:lang w:val="en-US"/>
        </w:rPr>
        <mc:AlternateContent>
          <mc:Choice Requires="wps">
            <w:drawing>
              <wp:anchor distT="0" distB="0" distL="114300" distR="114300" simplePos="0" relativeHeight="251691008" behindDoc="0" locked="0" layoutInCell="1" allowOverlap="1" wp14:anchorId="52E3E6BC" wp14:editId="0C17AB4B">
                <wp:simplePos x="0" y="0"/>
                <wp:positionH relativeFrom="column">
                  <wp:posOffset>2670781</wp:posOffset>
                </wp:positionH>
                <wp:positionV relativeFrom="paragraph">
                  <wp:posOffset>512319</wp:posOffset>
                </wp:positionV>
                <wp:extent cx="3092208" cy="314107"/>
                <wp:effectExtent l="57150" t="19050" r="70485" b="86360"/>
                <wp:wrapNone/>
                <wp:docPr id="44" name="Rectangle 44"/>
                <wp:cNvGraphicFramePr/>
                <a:graphic xmlns:a="http://schemas.openxmlformats.org/drawingml/2006/main">
                  <a:graphicData uri="http://schemas.microsoft.com/office/word/2010/wordprocessingShape">
                    <wps:wsp>
                      <wps:cNvSpPr/>
                      <wps:spPr>
                        <a:xfrm>
                          <a:off x="0" y="0"/>
                          <a:ext cx="3092208" cy="314107"/>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EA9DF" id="Rectangle 44" o:spid="_x0000_s1026" style="position:absolute;margin-left:210.3pt;margin-top:40.35pt;width:243.5pt;height:2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" filled="f" strokecolor="red" strokeweight="1.5pt">
                <v:shadow on="t" color="black" opacity="22937f" origin=",.5" offset="0,.63889mm"/>
              </v:rect>
            </w:pict>
          </mc:Fallback>
        </mc:AlternateContent>
      </w:r>
      <w:r>
        <w:rPr>
          <w:noProof/>
          <w:lang w:val="en-US"/>
        </w:rPr>
        <w:drawing>
          <wp:inline distT="0" distB="0" distL="0" distR="0" wp14:anchorId="03130C6E" wp14:editId="0CD08393">
            <wp:extent cx="5811520" cy="1111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1520" cy="1111250"/>
                    </a:xfrm>
                    <a:prstGeom prst="rect">
                      <a:avLst/>
                    </a:prstGeom>
                  </pic:spPr>
                </pic:pic>
              </a:graphicData>
            </a:graphic>
          </wp:inline>
        </w:drawing>
      </w:r>
      <w:r w:rsidR="00E47E43">
        <w:br w:type="page"/>
      </w:r>
    </w:p>
    <w:p w14:paraId="5B2B5D7D" w14:textId="77777777" w:rsidR="00A3322F" w:rsidRPr="00B64A6D" w:rsidRDefault="003C2DD6" w:rsidP="00A3322F">
      <w:pPr>
        <w:pStyle w:val="MisysSectionHeadingLv1"/>
      </w:pPr>
      <w:bookmarkStart w:id="93" w:name="_Toc470168214"/>
      <w:r w:rsidRPr="00B64A6D">
        <w:lastRenderedPageBreak/>
        <w:t>What is New in 7.2</w:t>
      </w:r>
      <w:r w:rsidR="00A6390F">
        <w:t>.1</w:t>
      </w:r>
      <w:bookmarkEnd w:id="93"/>
    </w:p>
    <w:p w14:paraId="29AE63F2" w14:textId="77777777" w:rsidR="00A3322F" w:rsidRPr="00B64A6D" w:rsidRDefault="00EA7754" w:rsidP="00486FFD">
      <w:pPr>
        <w:pStyle w:val="MisysSectionHeadingLv2"/>
      </w:pPr>
      <w:bookmarkStart w:id="94" w:name="_Toc470168215"/>
      <w:r w:rsidRPr="00B64A6D">
        <w:t>Principle</w:t>
      </w:r>
      <w:bookmarkEnd w:id="94"/>
    </w:p>
    <w:p w14:paraId="223D0518" w14:textId="77777777" w:rsidR="00EF13C4" w:rsidRPr="005A08F3" w:rsidRDefault="00A3322F" w:rsidP="0078701A">
      <w:pPr>
        <w:pStyle w:val="MisysTextBody"/>
      </w:pPr>
      <w:r w:rsidRPr="00B64A6D">
        <w:t>In FusionInvest 7.2</w:t>
      </w:r>
      <w:r w:rsidR="00CF6C74">
        <w:t>.1</w:t>
      </w:r>
      <w:r w:rsidR="00EF13C4" w:rsidRPr="00B64A6D">
        <w:t>,</w:t>
      </w:r>
      <w:r w:rsidRPr="00B64A6D">
        <w:t xml:space="preserve"> new </w:t>
      </w:r>
      <w:r w:rsidR="00EF13C4" w:rsidRPr="00B64A6D">
        <w:t xml:space="preserve">functionalities have been developed related to the Variation Margin </w:t>
      </w:r>
      <w:r w:rsidR="00E52736" w:rsidRPr="00B64A6D">
        <w:t xml:space="preserve">and </w:t>
      </w:r>
      <w:r w:rsidR="00EA7754" w:rsidRPr="005A08F3">
        <w:t xml:space="preserve">Collateral </w:t>
      </w:r>
      <w:r w:rsidR="00EF13C4" w:rsidRPr="005A08F3">
        <w:t>Ma</w:t>
      </w:r>
      <w:r w:rsidR="008472B5" w:rsidRPr="005A08F3">
        <w:t xml:space="preserve">nagement. </w:t>
      </w:r>
      <w:r w:rsidR="00EF13C4" w:rsidRPr="005A08F3">
        <w:t xml:space="preserve">You can find </w:t>
      </w:r>
      <w:r w:rsidR="008472B5" w:rsidRPr="005A08F3">
        <w:t xml:space="preserve">below </w:t>
      </w:r>
      <w:r w:rsidR="00ED0892" w:rsidRPr="005A08F3">
        <w:t>a summary</w:t>
      </w:r>
      <w:r w:rsidR="008472B5" w:rsidRPr="005A08F3">
        <w:t>.</w:t>
      </w:r>
    </w:p>
    <w:p w14:paraId="19F93CD1" w14:textId="4E81C4D3" w:rsidR="00486FFD" w:rsidRPr="005A08F3" w:rsidRDefault="00264F45" w:rsidP="0078701A">
      <w:pPr>
        <w:pStyle w:val="MisysTextBody"/>
      </w:pPr>
      <w:r w:rsidRPr="005A08F3">
        <w:t>Enhancements were made at several levels</w:t>
      </w:r>
      <w:r w:rsidR="00EF13C4" w:rsidRPr="005A08F3">
        <w:t xml:space="preserve"> but it doesn’t mean the work that </w:t>
      </w:r>
      <w:del w:id="95" w:author="Steve Lazouras" w:date="2017-01-08T21:55:00Z">
        <w:r w:rsidR="00EF13C4" w:rsidRPr="005A08F3" w:rsidDel="00BC3E7D">
          <w:delText xml:space="preserve">have </w:delText>
        </w:r>
      </w:del>
      <w:ins w:id="96" w:author="Steve Lazouras" w:date="2017-01-08T21:55:00Z">
        <w:r w:rsidR="00BC3E7D" w:rsidRPr="005A08F3">
          <w:t>ha</w:t>
        </w:r>
        <w:r w:rsidR="00BC3E7D">
          <w:t>s</w:t>
        </w:r>
        <w:r w:rsidR="00BC3E7D" w:rsidRPr="005A08F3">
          <w:t xml:space="preserve"> </w:t>
        </w:r>
      </w:ins>
      <w:r w:rsidR="00EF13C4" w:rsidRPr="005A08F3">
        <w:t xml:space="preserve">been done so far in 7.1.3 will need to change. We will need to set-up only the new functionalities that Mediolanum considers needed to implement. </w:t>
      </w:r>
    </w:p>
    <w:p w14:paraId="099EE244" w14:textId="77777777" w:rsidR="00264F45" w:rsidRPr="00B64A6D" w:rsidRDefault="00EF13C4" w:rsidP="0078701A">
      <w:pPr>
        <w:pStyle w:val="MisysTextBody"/>
      </w:pPr>
      <w:r w:rsidRPr="005A08F3">
        <w:t xml:space="preserve">The set-up and the </w:t>
      </w:r>
      <w:r w:rsidR="009762D8" w:rsidRPr="005A08F3">
        <w:t>behavior</w:t>
      </w:r>
      <w:r w:rsidRPr="005A08F3">
        <w:t xml:space="preserve"> can </w:t>
      </w:r>
      <w:r w:rsidR="003079EB" w:rsidRPr="005A08F3">
        <w:t xml:space="preserve">always </w:t>
      </w:r>
      <w:r w:rsidRPr="005A08F3">
        <w:t>remain the same in the new version.</w:t>
      </w:r>
      <w:r w:rsidRPr="00B64A6D">
        <w:t xml:space="preserve"> </w:t>
      </w:r>
    </w:p>
    <w:p w14:paraId="2F5AF0FE" w14:textId="77777777" w:rsidR="00EF13C4" w:rsidRPr="00B64A6D" w:rsidRDefault="00EF13C4" w:rsidP="0078701A">
      <w:pPr>
        <w:pStyle w:val="MisysTextBody"/>
      </w:pPr>
    </w:p>
    <w:p w14:paraId="4EDC1325" w14:textId="2AF7F1B3" w:rsidR="008472B5" w:rsidRPr="005A08F3" w:rsidRDefault="008472B5" w:rsidP="008472B5">
      <w:pPr>
        <w:pStyle w:val="MisysSectionHeadingLv2"/>
      </w:pPr>
      <w:bookmarkStart w:id="97" w:name="_Toc470168216"/>
      <w:r w:rsidRPr="005A08F3">
        <w:t>Variation Margin for Options</w:t>
      </w:r>
      <w:bookmarkEnd w:id="97"/>
    </w:p>
    <w:p w14:paraId="6BD7483B" w14:textId="77777777" w:rsidR="008472B5" w:rsidRPr="005A08F3" w:rsidRDefault="008472B5" w:rsidP="0078701A">
      <w:pPr>
        <w:pStyle w:val="MisysTextBody"/>
      </w:pPr>
      <w:r w:rsidRPr="005A08F3">
        <w:t xml:space="preserve">One interesting enhancement for Mediolanum will be the Variation Margin Management on Options, which will have in standard without toolkit, the same </w:t>
      </w:r>
      <w:r w:rsidR="009762D8" w:rsidRPr="005A08F3">
        <w:t>behavior</w:t>
      </w:r>
      <w:r w:rsidRPr="005A08F3">
        <w:t xml:space="preserve"> than the Futures.  </w:t>
      </w:r>
    </w:p>
    <w:p w14:paraId="3CFAFED0" w14:textId="77777777" w:rsidR="008472B5" w:rsidRPr="005A08F3" w:rsidRDefault="008472B5" w:rsidP="0078701A">
      <w:pPr>
        <w:pStyle w:val="MisysTextBody"/>
      </w:pPr>
      <w:r w:rsidRPr="005A08F3">
        <w:t xml:space="preserve">The </w:t>
      </w:r>
      <w:r w:rsidR="009762D8" w:rsidRPr="005A08F3">
        <w:t>behavior</w:t>
      </w:r>
      <w:r w:rsidRPr="005A08F3">
        <w:t xml:space="preserve"> and set-up to be kept:</w:t>
      </w:r>
    </w:p>
    <w:p w14:paraId="040E4350" w14:textId="77777777" w:rsidR="008472B5" w:rsidRPr="005A08F3" w:rsidRDefault="008472B5" w:rsidP="00BB0F25">
      <w:pPr>
        <w:pStyle w:val="MisysTextBody"/>
        <w:numPr>
          <w:ilvl w:val="0"/>
          <w:numId w:val="9"/>
        </w:numPr>
      </w:pPr>
      <w:r w:rsidRPr="005A08F3">
        <w:t>Trade booking</w:t>
      </w:r>
    </w:p>
    <w:p w14:paraId="32390E0F" w14:textId="77777777" w:rsidR="008472B5" w:rsidRPr="005A08F3" w:rsidRDefault="008472B5" w:rsidP="0078701A">
      <w:pPr>
        <w:pStyle w:val="MisysTextBody"/>
      </w:pPr>
      <w:r w:rsidRPr="005A08F3">
        <w:t>Trade is booked in portfolio and the Net amount is computed only using fees.</w:t>
      </w:r>
    </w:p>
    <w:p w14:paraId="51DD1F8D" w14:textId="77777777" w:rsidR="008472B5" w:rsidRPr="005A08F3" w:rsidRDefault="008472B5" w:rsidP="00BB0F25">
      <w:pPr>
        <w:pStyle w:val="MisysTextBody"/>
        <w:numPr>
          <w:ilvl w:val="0"/>
          <w:numId w:val="9"/>
        </w:numPr>
      </w:pPr>
      <w:r w:rsidRPr="005A08F3">
        <w:t>Portfolio</w:t>
      </w:r>
    </w:p>
    <w:p w14:paraId="2B1056B7" w14:textId="77777777" w:rsidR="008472B5" w:rsidRPr="005A08F3" w:rsidRDefault="008472B5" w:rsidP="0078701A">
      <w:pPr>
        <w:pStyle w:val="MisysTextBody"/>
      </w:pPr>
      <w:r w:rsidRPr="005A08F3">
        <w:t>In the same trade date, the Balance consists only in fees. In the following days, the calculated asset value is added (The PnL is paid every day, as opposed to remain theoretical until the contract is terminated).</w:t>
      </w:r>
    </w:p>
    <w:p w14:paraId="2CDB72F0" w14:textId="77777777" w:rsidR="008472B5" w:rsidRPr="005A08F3" w:rsidRDefault="008472B5" w:rsidP="0078701A">
      <w:pPr>
        <w:pStyle w:val="MisysTextBody"/>
      </w:pPr>
      <w:r w:rsidRPr="005A08F3">
        <w:t>Asset value is calculated using the trade price and the average price in the booking date, in the following dates the booked price is not used anymore but the last from the current day.</w:t>
      </w:r>
    </w:p>
    <w:p w14:paraId="79D52D76" w14:textId="77777777" w:rsidR="008472B5" w:rsidRPr="005A08F3" w:rsidRDefault="008472B5" w:rsidP="00BB0F25">
      <w:pPr>
        <w:pStyle w:val="MisysTextBody"/>
        <w:numPr>
          <w:ilvl w:val="0"/>
          <w:numId w:val="9"/>
        </w:numPr>
      </w:pPr>
      <w:r w:rsidRPr="005A08F3">
        <w:t>Nostro</w:t>
      </w:r>
    </w:p>
    <w:p w14:paraId="023E04A0" w14:textId="77777777" w:rsidR="008472B5" w:rsidRPr="005A08F3" w:rsidRDefault="008472B5" w:rsidP="0078701A">
      <w:pPr>
        <w:pStyle w:val="MisysTextBody"/>
      </w:pPr>
      <w:r w:rsidRPr="005A08F3">
        <w:t>Virtual Margin calls are calculated based on the asset value for each day.</w:t>
      </w:r>
    </w:p>
    <w:p w14:paraId="2044323D" w14:textId="77777777" w:rsidR="008472B5" w:rsidRPr="005A08F3" w:rsidRDefault="008472B5" w:rsidP="00BB0F25">
      <w:pPr>
        <w:pStyle w:val="MisysTextBody"/>
        <w:numPr>
          <w:ilvl w:val="0"/>
          <w:numId w:val="9"/>
        </w:numPr>
      </w:pPr>
      <w:r w:rsidRPr="005A08F3">
        <w:t>Detailed Cash Balance</w:t>
      </w:r>
    </w:p>
    <w:p w14:paraId="734805E8" w14:textId="77777777" w:rsidR="008472B5" w:rsidRPr="00B64A6D" w:rsidRDefault="008472B5" w:rsidP="0078701A">
      <w:pPr>
        <w:pStyle w:val="MisysTextBody"/>
      </w:pPr>
      <w:r w:rsidRPr="005A08F3">
        <w:t>The calculated virtual margin calls are seen as cash flows and the balance is computed using this cash flows.</w:t>
      </w:r>
    </w:p>
    <w:p w14:paraId="2D178B85" w14:textId="77777777" w:rsidR="008472B5" w:rsidRPr="00B64A6D" w:rsidRDefault="008472B5" w:rsidP="00BB0F25">
      <w:pPr>
        <w:pStyle w:val="MisysTextBody"/>
        <w:numPr>
          <w:ilvl w:val="0"/>
          <w:numId w:val="9"/>
        </w:numPr>
      </w:pPr>
      <w:r w:rsidRPr="00B64A6D">
        <w:t>Forecast</w:t>
      </w:r>
    </w:p>
    <w:p w14:paraId="7B503911" w14:textId="77777777" w:rsidR="008472B5" w:rsidRPr="00B64A6D" w:rsidRDefault="008472B5" w:rsidP="0078701A">
      <w:pPr>
        <w:pStyle w:val="MisysTextBody"/>
      </w:pPr>
      <w:r w:rsidRPr="00B64A6D">
        <w:t>Creates ticket at maturity.</w:t>
      </w:r>
    </w:p>
    <w:p w14:paraId="4FAA3384" w14:textId="77777777" w:rsidR="008472B5" w:rsidRPr="00B64A6D" w:rsidRDefault="008472B5" w:rsidP="0078701A">
      <w:pPr>
        <w:pStyle w:val="MisysTextBody"/>
      </w:pPr>
      <w:r w:rsidRPr="00B64A6D">
        <w:t xml:space="preserve">The idea will be to flag a new field ‘is cleared’ at the instrument level which will change the option </w:t>
      </w:r>
      <w:r w:rsidR="009762D8" w:rsidRPr="00B64A6D">
        <w:t>behavior</w:t>
      </w:r>
      <w:r w:rsidRPr="00B64A6D">
        <w:t xml:space="preserve"> so that variation margin calculation is identical to the Futures.</w:t>
      </w:r>
    </w:p>
    <w:p w14:paraId="4F872FFC" w14:textId="77777777" w:rsidR="008472B5" w:rsidRPr="00B64A6D" w:rsidRDefault="008472B5" w:rsidP="0078701A">
      <w:pPr>
        <w:pStyle w:val="MisysTextBody"/>
      </w:pPr>
    </w:p>
    <w:p w14:paraId="1048B902" w14:textId="77777777" w:rsidR="008472B5" w:rsidRPr="00B64A6D" w:rsidRDefault="008472B5" w:rsidP="008472B5">
      <w:pPr>
        <w:spacing w:line="360" w:lineRule="auto"/>
        <w:rPr>
          <w:lang w:val="en-US"/>
        </w:rPr>
      </w:pPr>
      <w:r w:rsidRPr="00B64A6D">
        <w:rPr>
          <w:rFonts w:ascii="Arial" w:hAnsi="Arial" w:cs="Arial"/>
          <w:noProof/>
          <w:color w:val="333333"/>
          <w:sz w:val="21"/>
          <w:szCs w:val="21"/>
          <w:lang w:val="en-US"/>
        </w:rPr>
        <w:drawing>
          <wp:inline distT="0" distB="0" distL="0" distR="0" wp14:anchorId="365446F1" wp14:editId="5A326049">
            <wp:extent cx="2863850" cy="2381250"/>
            <wp:effectExtent l="0" t="0" r="0" b="0"/>
            <wp:docPr id="11" name="Picture 11" descr="http://almtools/confluence/download/attachments/145262863/Cleared_Instrument_setup.png?version=1&amp;modificationDate=145563242464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mtools/confluence/download/attachments/145262863/Cleared_Instrument_setup.png?version=1&amp;modificationDate=1455632424640&amp;api=v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50" cy="2381250"/>
                    </a:xfrm>
                    <a:prstGeom prst="rect">
                      <a:avLst/>
                    </a:prstGeom>
                    <a:noFill/>
                    <a:ln>
                      <a:noFill/>
                    </a:ln>
                  </pic:spPr>
                </pic:pic>
              </a:graphicData>
            </a:graphic>
          </wp:inline>
        </w:drawing>
      </w:r>
    </w:p>
    <w:p w14:paraId="50EE28C3" w14:textId="77777777" w:rsidR="008472B5" w:rsidRPr="00B64A6D" w:rsidRDefault="008472B5" w:rsidP="008472B5">
      <w:pPr>
        <w:spacing w:line="360" w:lineRule="auto"/>
        <w:rPr>
          <w:lang w:val="en-US"/>
        </w:rPr>
      </w:pPr>
    </w:p>
    <w:p w14:paraId="5B9EB307" w14:textId="77777777" w:rsidR="008472B5" w:rsidRPr="00823FEB" w:rsidRDefault="008472B5" w:rsidP="0078701A">
      <w:pPr>
        <w:pStyle w:val="MisysTextBody"/>
      </w:pPr>
      <w:r w:rsidRPr="00823FEB">
        <w:lastRenderedPageBreak/>
        <w:t>Impact will be:</w:t>
      </w:r>
    </w:p>
    <w:p w14:paraId="72470CD9" w14:textId="77777777" w:rsidR="008472B5" w:rsidRPr="00B64A6D" w:rsidRDefault="008472B5" w:rsidP="00BB0F25">
      <w:pPr>
        <w:pStyle w:val="MisysTextBody"/>
        <w:numPr>
          <w:ilvl w:val="0"/>
          <w:numId w:val="9"/>
        </w:numPr>
      </w:pPr>
      <w:r w:rsidRPr="00B64A6D">
        <w:t>In portfolio: PnL is moved to balance everyday</w:t>
      </w:r>
    </w:p>
    <w:p w14:paraId="2AC4E3F5" w14:textId="77777777" w:rsidR="008472B5" w:rsidRPr="00B64A6D" w:rsidRDefault="008472B5" w:rsidP="00BB0F25">
      <w:pPr>
        <w:pStyle w:val="MisysTextBody"/>
        <w:numPr>
          <w:ilvl w:val="0"/>
          <w:numId w:val="9"/>
        </w:numPr>
      </w:pPr>
      <w:r w:rsidRPr="00B64A6D">
        <w:t>In deal input window: net amount = 0 ( like for future, upfront fee is paid in the next day margin call)</w:t>
      </w:r>
    </w:p>
    <w:p w14:paraId="5E6A030C" w14:textId="77777777" w:rsidR="00486FFD" w:rsidRPr="00B64A6D" w:rsidRDefault="00486FFD" w:rsidP="0078701A">
      <w:pPr>
        <w:pStyle w:val="MisysTextBody"/>
      </w:pPr>
    </w:p>
    <w:p w14:paraId="2403C36B" w14:textId="19E04898" w:rsidR="00997FA1" w:rsidRPr="00B64A6D" w:rsidRDefault="00997FA1" w:rsidP="00997FA1">
      <w:pPr>
        <w:pStyle w:val="MisysSectionHeadingLv2"/>
      </w:pPr>
      <w:bookmarkStart w:id="98" w:name="_Toc470168217"/>
      <w:r w:rsidRPr="00B64A6D">
        <w:t>Collateral Clearing Module</w:t>
      </w:r>
      <w:bookmarkEnd w:id="98"/>
    </w:p>
    <w:p w14:paraId="3F6CB477" w14:textId="77777777" w:rsidR="00095BE7" w:rsidRPr="00B64A6D" w:rsidRDefault="005E66B7" w:rsidP="005E66B7">
      <w:pPr>
        <w:spacing w:line="360" w:lineRule="auto"/>
        <w:ind w:left="90"/>
        <w:rPr>
          <w:rFonts w:asciiTheme="majorHAnsi" w:hAnsiTheme="majorHAnsi" w:cstheme="majorHAnsi"/>
          <w:lang w:val="en-US"/>
        </w:rPr>
      </w:pPr>
      <w:r>
        <w:rPr>
          <w:rFonts w:asciiTheme="majorHAnsi" w:hAnsiTheme="majorHAnsi" w:cstheme="majorHAnsi"/>
          <w:lang w:val="en-US"/>
        </w:rPr>
        <w:t>This new Clearing topic within the Collateral Module has a lot of objectives especially for clients using the Collateral Module. But what can be interesting for Mediolanum is the import part of a</w:t>
      </w:r>
      <w:r w:rsidR="007766C7" w:rsidRPr="00B64A6D">
        <w:rPr>
          <w:rFonts w:asciiTheme="majorHAnsi" w:hAnsiTheme="majorHAnsi" w:cstheme="majorHAnsi"/>
          <w:lang w:val="en-US"/>
        </w:rPr>
        <w:t xml:space="preserve"> clearing statement </w:t>
      </w:r>
      <w:r>
        <w:rPr>
          <w:rFonts w:asciiTheme="majorHAnsi" w:hAnsiTheme="majorHAnsi" w:cstheme="majorHAnsi"/>
          <w:lang w:val="en-US"/>
        </w:rPr>
        <w:t xml:space="preserve">from the Clearing Member, </w:t>
      </w:r>
      <w:r w:rsidR="007766C7" w:rsidRPr="00B64A6D">
        <w:rPr>
          <w:rFonts w:asciiTheme="majorHAnsi" w:hAnsiTheme="majorHAnsi" w:cstheme="majorHAnsi"/>
          <w:lang w:val="en-US"/>
        </w:rPr>
        <w:t>using Integration Service (high volume – daily process)</w:t>
      </w:r>
      <w:r>
        <w:rPr>
          <w:rFonts w:asciiTheme="majorHAnsi" w:hAnsiTheme="majorHAnsi" w:cstheme="majorHAnsi"/>
          <w:lang w:val="en-US"/>
        </w:rPr>
        <w:t xml:space="preserve"> that will r</w:t>
      </w:r>
      <w:r w:rsidR="007766C7" w:rsidRPr="00B64A6D">
        <w:rPr>
          <w:rFonts w:asciiTheme="majorHAnsi" w:hAnsiTheme="majorHAnsi" w:cstheme="majorHAnsi"/>
          <w:lang w:val="en-US"/>
        </w:rPr>
        <w:t xml:space="preserve">eflect margin call as they happen in reality </w:t>
      </w:r>
      <w:r>
        <w:rPr>
          <w:rFonts w:asciiTheme="majorHAnsi" w:hAnsiTheme="majorHAnsi" w:cstheme="majorHAnsi"/>
          <w:lang w:val="en-US"/>
        </w:rPr>
        <w:t>(</w:t>
      </w:r>
      <w:r w:rsidR="007766C7" w:rsidRPr="00B64A6D">
        <w:rPr>
          <w:rFonts w:asciiTheme="majorHAnsi" w:hAnsiTheme="majorHAnsi" w:cstheme="majorHAnsi"/>
          <w:lang w:val="en-US"/>
        </w:rPr>
        <w:t>not just a theoretical value displayed</w:t>
      </w:r>
      <w:r>
        <w:rPr>
          <w:rFonts w:asciiTheme="majorHAnsi" w:hAnsiTheme="majorHAnsi" w:cstheme="majorHAnsi"/>
          <w:lang w:val="en-US"/>
        </w:rPr>
        <w:t xml:space="preserve">). </w:t>
      </w:r>
    </w:p>
    <w:p w14:paraId="485415D7" w14:textId="77777777" w:rsidR="00486FFD" w:rsidRPr="00B64A6D" w:rsidRDefault="00486FFD">
      <w:pPr>
        <w:spacing w:line="360" w:lineRule="auto"/>
        <w:rPr>
          <w:rFonts w:asciiTheme="majorHAnsi" w:hAnsiTheme="majorHAnsi" w:cstheme="majorHAnsi"/>
          <w:b/>
          <w:sz w:val="32"/>
          <w:szCs w:val="36"/>
          <w:lang w:val="en-US"/>
        </w:rPr>
      </w:pPr>
      <w:r w:rsidRPr="00B64A6D">
        <w:rPr>
          <w:lang w:val="en-US"/>
        </w:rPr>
        <w:br w:type="page"/>
      </w:r>
    </w:p>
    <w:p w14:paraId="5CD6C66D" w14:textId="77777777" w:rsidR="004B6371" w:rsidRPr="00B64A6D" w:rsidRDefault="004B6371" w:rsidP="004B6371">
      <w:pPr>
        <w:pStyle w:val="MisysSectionHeadingLv1"/>
      </w:pPr>
      <w:bookmarkStart w:id="99" w:name="_Toc470168218"/>
      <w:r w:rsidRPr="00B64A6D">
        <w:lastRenderedPageBreak/>
        <w:t>Appendix</w:t>
      </w:r>
      <w:bookmarkEnd w:id="99"/>
      <w:r w:rsidRPr="00B64A6D">
        <w:t xml:space="preserve"> </w:t>
      </w:r>
    </w:p>
    <w:p w14:paraId="36871DF6" w14:textId="77777777" w:rsidR="004E0BCE" w:rsidRPr="00B64A6D" w:rsidRDefault="004E0BCE" w:rsidP="00486FFD">
      <w:pPr>
        <w:pStyle w:val="MisysSectionHeadingLv2"/>
      </w:pPr>
      <w:bookmarkStart w:id="100" w:name="_Toc470168219"/>
      <w:r w:rsidRPr="00B64A6D">
        <w:t xml:space="preserve">Appendix </w:t>
      </w:r>
      <w:r w:rsidR="00DB2C6C" w:rsidRPr="00B64A6D">
        <w:t>1</w:t>
      </w:r>
      <w:r w:rsidRPr="00B64A6D">
        <w:t>- Why you should not use the ‘Yes with ticket’ option</w:t>
      </w:r>
      <w:bookmarkEnd w:id="100"/>
    </w:p>
    <w:p w14:paraId="78954273" w14:textId="77777777" w:rsidR="00DB2C6C" w:rsidRPr="00B64A6D" w:rsidRDefault="004E0BCE" w:rsidP="005860BA">
      <w:pPr>
        <w:pStyle w:val="MisysPullQuoteAuthorTitleCompany"/>
        <w:rPr>
          <w:lang w:val="en-US"/>
        </w:rPr>
      </w:pPr>
      <w:r w:rsidRPr="00B64A6D">
        <w:rPr>
          <w:noProof/>
          <w:lang w:val="en-US"/>
        </w:rPr>
        <w:drawing>
          <wp:inline distT="0" distB="0" distL="0" distR="0" wp14:anchorId="59A4ABC8" wp14:editId="1D5EFAA4">
            <wp:extent cx="5760085" cy="4933504"/>
            <wp:effectExtent l="19050" t="19050" r="1206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933504"/>
                    </a:xfrm>
                    <a:prstGeom prst="rect">
                      <a:avLst/>
                    </a:prstGeom>
                    <a:noFill/>
                    <a:ln>
                      <a:solidFill>
                        <a:schemeClr val="tx1"/>
                      </a:solidFill>
                    </a:ln>
                  </pic:spPr>
                </pic:pic>
              </a:graphicData>
            </a:graphic>
          </wp:inline>
        </w:drawing>
      </w:r>
    </w:p>
    <w:p w14:paraId="11233F0D" w14:textId="77777777" w:rsidR="001D0211" w:rsidRDefault="001D0211">
      <w:pPr>
        <w:spacing w:line="360" w:lineRule="auto"/>
        <w:rPr>
          <w:rFonts w:asciiTheme="majorHAnsi" w:hAnsiTheme="majorHAnsi" w:cstheme="majorHAnsi"/>
          <w:sz w:val="28"/>
          <w:szCs w:val="28"/>
          <w:lang w:val="en-US"/>
        </w:rPr>
      </w:pPr>
      <w:r>
        <w:rPr>
          <w:lang w:val="en-US"/>
        </w:rPr>
        <w:br w:type="page"/>
      </w:r>
    </w:p>
    <w:p w14:paraId="10368036" w14:textId="12FAD721" w:rsidR="001D0211" w:rsidRPr="00B64A6D" w:rsidRDefault="001D0211" w:rsidP="001D0211">
      <w:pPr>
        <w:pStyle w:val="MisysSectionHeadingLv2"/>
      </w:pPr>
      <w:bookmarkStart w:id="101" w:name="_Toc470168220"/>
      <w:r w:rsidRPr="00B64A6D">
        <w:lastRenderedPageBreak/>
        <w:t xml:space="preserve">Appendix </w:t>
      </w:r>
      <w:r>
        <w:t>2</w:t>
      </w:r>
      <w:r w:rsidRPr="00B64A6D">
        <w:t xml:space="preserve">- </w:t>
      </w:r>
      <w:r>
        <w:t xml:space="preserve">Variation Margin Report </w:t>
      </w:r>
      <w:r w:rsidR="008B4C0E">
        <w:t xml:space="preserve">Set-up </w:t>
      </w:r>
      <w:r>
        <w:t xml:space="preserve">for </w:t>
      </w:r>
      <w:del w:id="102" w:author="Forcher, Pascale" w:date="2017-01-11T09:57:00Z">
        <w:r w:rsidDel="004774C2">
          <w:delText>Intelimatch</w:delText>
        </w:r>
      </w:del>
      <w:bookmarkEnd w:id="101"/>
      <w:ins w:id="103" w:author="Forcher, Pascale" w:date="2017-01-11T09:57:00Z">
        <w:r w:rsidR="004774C2">
          <w:t>Intellimatch</w:t>
        </w:r>
      </w:ins>
      <w:r>
        <w:t xml:space="preserve"> </w:t>
      </w:r>
    </w:p>
    <w:p w14:paraId="15E14AB9" w14:textId="129BE569" w:rsidR="001D0211" w:rsidRPr="00B64A6D" w:rsidRDefault="001D0211" w:rsidP="0078701A">
      <w:pPr>
        <w:pStyle w:val="MisysTextBody"/>
      </w:pPr>
      <w:r w:rsidRPr="00B64A6D">
        <w:t xml:space="preserve">The </w:t>
      </w:r>
      <w:r>
        <w:t xml:space="preserve">Variation Margin Report to be sent to </w:t>
      </w:r>
      <w:del w:id="104" w:author="Forcher, Pascale" w:date="2017-01-11T09:57:00Z">
        <w:r w:rsidDel="004774C2">
          <w:delText>Intelimatch</w:delText>
        </w:r>
      </w:del>
      <w:ins w:id="105" w:author="Forcher, Pascale" w:date="2017-01-11T09:57:00Z">
        <w:r w:rsidR="004774C2">
          <w:t>Intellimatch</w:t>
        </w:r>
      </w:ins>
      <w:r>
        <w:t xml:space="preserve"> will </w:t>
      </w:r>
      <w:r w:rsidRPr="00B64A6D">
        <w:t xml:space="preserve">contain the Variation Margin movements for the reportable funds. </w:t>
      </w:r>
    </w:p>
    <w:p w14:paraId="7EFC4A09" w14:textId="77777777" w:rsidR="00DA5DF0" w:rsidRDefault="001D0211" w:rsidP="0078701A">
      <w:pPr>
        <w:pStyle w:val="MisysTextBody"/>
      </w:pPr>
      <w:r>
        <w:t>For that we need first to define the extra</w:t>
      </w:r>
      <w:r w:rsidR="00DA5DF0">
        <w:t>ction concerned by this report</w:t>
      </w:r>
      <w:r w:rsidR="006267E3">
        <w:t xml:space="preserve"> (GS </w:t>
      </w:r>
      <w:r w:rsidR="00841323">
        <w:t>Reportable</w:t>
      </w:r>
      <w:r w:rsidR="006267E3">
        <w:t>)</w:t>
      </w:r>
      <w:r w:rsidR="00DA5DF0">
        <w:t>, where we can filter the concerned Funds and Allotments.</w:t>
      </w:r>
    </w:p>
    <w:p w14:paraId="2FB12944" w14:textId="77777777" w:rsidR="00DA5DF0" w:rsidRDefault="00DA5DF0" w:rsidP="0078701A">
      <w:pPr>
        <w:pStyle w:val="MisysTextBody"/>
      </w:pPr>
    </w:p>
    <w:p w14:paraId="3A88E20E" w14:textId="77777777" w:rsidR="00DA5DF0" w:rsidRDefault="00DA5DF0" w:rsidP="0078701A">
      <w:pPr>
        <w:pStyle w:val="MisysTextBody"/>
      </w:pPr>
      <w:r>
        <w:rPr>
          <w:noProof/>
        </w:rPr>
        <w:drawing>
          <wp:anchor distT="0" distB="0" distL="114300" distR="114300" simplePos="0" relativeHeight="251679744" behindDoc="1" locked="0" layoutInCell="1" allowOverlap="1" wp14:anchorId="5FC21707" wp14:editId="33FA6340">
            <wp:simplePos x="0" y="0"/>
            <wp:positionH relativeFrom="column">
              <wp:posOffset>32657</wp:posOffset>
            </wp:positionH>
            <wp:positionV relativeFrom="paragraph">
              <wp:posOffset>-1996</wp:posOffset>
            </wp:positionV>
            <wp:extent cx="4276725" cy="54959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76725" cy="5495925"/>
                    </a:xfrm>
                    <a:prstGeom prst="rect">
                      <a:avLst/>
                    </a:prstGeom>
                  </pic:spPr>
                </pic:pic>
              </a:graphicData>
            </a:graphic>
            <wp14:sizeRelH relativeFrom="page">
              <wp14:pctWidth>0</wp14:pctWidth>
            </wp14:sizeRelH>
            <wp14:sizeRelV relativeFrom="page">
              <wp14:pctHeight>0</wp14:pctHeight>
            </wp14:sizeRelV>
          </wp:anchor>
        </w:drawing>
      </w:r>
    </w:p>
    <w:p w14:paraId="30551073" w14:textId="77777777" w:rsidR="00DA5DF0" w:rsidRDefault="00DA5DF0" w:rsidP="0078701A">
      <w:pPr>
        <w:pStyle w:val="MisysTextBody"/>
      </w:pPr>
    </w:p>
    <w:p w14:paraId="4A64CBB1" w14:textId="77777777" w:rsidR="00DA5DF0" w:rsidRDefault="008B1633">
      <w:pPr>
        <w:spacing w:line="360" w:lineRule="auto"/>
        <w:rPr>
          <w:rFonts w:asciiTheme="majorHAnsi" w:hAnsiTheme="majorHAnsi" w:cstheme="majorHAnsi"/>
          <w:lang w:val="en-US"/>
        </w:rPr>
      </w:pPr>
      <w:r>
        <w:rPr>
          <w:noProof/>
          <w:lang w:val="en-US"/>
        </w:rPr>
        <w:drawing>
          <wp:anchor distT="0" distB="0" distL="114300" distR="114300" simplePos="0" relativeHeight="251680768" behindDoc="0" locked="0" layoutInCell="1" allowOverlap="1" wp14:anchorId="27BE63D2" wp14:editId="4E083366">
            <wp:simplePos x="0" y="0"/>
            <wp:positionH relativeFrom="column">
              <wp:posOffset>263525</wp:posOffset>
            </wp:positionH>
            <wp:positionV relativeFrom="paragraph">
              <wp:posOffset>4316186</wp:posOffset>
            </wp:positionV>
            <wp:extent cx="5811520" cy="2318385"/>
            <wp:effectExtent l="19050" t="19050" r="17780" b="2476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11520" cy="23183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82816" behindDoc="0" locked="0" layoutInCell="1" allowOverlap="1" wp14:anchorId="2BA8AE2B" wp14:editId="012E607F">
                <wp:simplePos x="0" y="0"/>
                <wp:positionH relativeFrom="column">
                  <wp:posOffset>-506186</wp:posOffset>
                </wp:positionH>
                <wp:positionV relativeFrom="paragraph">
                  <wp:posOffset>3039201</wp:posOffset>
                </wp:positionV>
                <wp:extent cx="742950" cy="1894115"/>
                <wp:effectExtent l="38100" t="19050" r="57150" b="30480"/>
                <wp:wrapNone/>
                <wp:docPr id="39" name="Curved Right Arrow 39"/>
                <wp:cNvGraphicFramePr/>
                <a:graphic xmlns:a="http://schemas.openxmlformats.org/drawingml/2006/main">
                  <a:graphicData uri="http://schemas.microsoft.com/office/word/2010/wordprocessingShape">
                    <wps:wsp>
                      <wps:cNvSpPr/>
                      <wps:spPr>
                        <a:xfrm>
                          <a:off x="0" y="0"/>
                          <a:ext cx="742950" cy="1894115"/>
                        </a:xfrm>
                        <a:prstGeom prst="curvedRightArrow">
                          <a:avLst/>
                        </a:prstGeom>
                        <a:solidFill>
                          <a:srgbClr val="FF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645FAF"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9" o:spid="_x0000_s1026" type="#_x0000_t102" style="position:absolute;margin-left:-39.85pt;margin-top:239.3pt;width:58.5pt;height:149.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" adj="17364,20541,16200" fillcolor="red" stroked="f">
                <v:shadow on="t" color="black" opacity="22937f" origin=",.5" offset="0,.63889mm"/>
              </v:shape>
            </w:pict>
          </mc:Fallback>
        </mc:AlternateContent>
      </w:r>
      <w:r w:rsidR="00DA5DF0">
        <w:rPr>
          <w:lang w:val="en-US"/>
        </w:rPr>
        <w:br w:type="page"/>
      </w:r>
    </w:p>
    <w:p w14:paraId="17E71CD2" w14:textId="77777777" w:rsidR="00DA5DF0" w:rsidRDefault="00DA5DF0" w:rsidP="0078701A">
      <w:pPr>
        <w:pStyle w:val="MisysTextBody"/>
      </w:pPr>
      <w:r>
        <w:lastRenderedPageBreak/>
        <w:t xml:space="preserve">Then, </w:t>
      </w:r>
      <w:r w:rsidR="001D0211" w:rsidRPr="00B64A6D">
        <w:t xml:space="preserve">it is required to configure this report </w:t>
      </w:r>
      <w:r w:rsidR="006267E3">
        <w:t xml:space="preserve">(GS Variation Margin) </w:t>
      </w:r>
      <w:r w:rsidR="001D0211">
        <w:t xml:space="preserve">in the Reporting Module </w:t>
      </w:r>
      <w:r>
        <w:t xml:space="preserve">with </w:t>
      </w:r>
      <w:r w:rsidR="001D0211" w:rsidRPr="00B64A6D">
        <w:t xml:space="preserve">the Portfolio Source. </w:t>
      </w:r>
    </w:p>
    <w:p w14:paraId="18495DC3" w14:textId="77777777" w:rsidR="001D0211" w:rsidRDefault="008B5E74" w:rsidP="001D0211">
      <w:pPr>
        <w:spacing w:line="360" w:lineRule="auto"/>
        <w:rPr>
          <w:lang w:val="en-US"/>
        </w:rPr>
      </w:pPr>
      <w:r>
        <w:rPr>
          <w:noProof/>
          <w:lang w:val="en-US"/>
        </w:rPr>
        <w:drawing>
          <wp:inline distT="0" distB="0" distL="0" distR="0" wp14:anchorId="6B389671" wp14:editId="74F050A1">
            <wp:extent cx="5811520" cy="3607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1520" cy="3607435"/>
                    </a:xfrm>
                    <a:prstGeom prst="rect">
                      <a:avLst/>
                    </a:prstGeom>
                  </pic:spPr>
                </pic:pic>
              </a:graphicData>
            </a:graphic>
          </wp:inline>
        </w:drawing>
      </w:r>
    </w:p>
    <w:p w14:paraId="519EC187" w14:textId="77777777" w:rsidR="00DA5DF0" w:rsidRDefault="00DA5DF0" w:rsidP="0078701A">
      <w:pPr>
        <w:pStyle w:val="MisysTextBody"/>
      </w:pPr>
    </w:p>
    <w:p w14:paraId="52734104" w14:textId="77777777" w:rsidR="008B5E74" w:rsidRDefault="008B5E74" w:rsidP="0078701A">
      <w:pPr>
        <w:pStyle w:val="MisysTextBody"/>
      </w:pPr>
      <w:r>
        <w:t>In the ‘</w:t>
      </w:r>
      <w:r w:rsidR="00B36792">
        <w:t>XML column Name’ we select the required</w:t>
      </w:r>
      <w:r>
        <w:t xml:space="preserve"> columns from the Portfolio:</w:t>
      </w:r>
    </w:p>
    <w:p w14:paraId="2A9222A7" w14:textId="77777777" w:rsidR="008B5E74" w:rsidRDefault="000E5859" w:rsidP="0078701A">
      <w:pPr>
        <w:pStyle w:val="MisysTextBody"/>
      </w:pPr>
      <w:r>
        <w:rPr>
          <w:noProof/>
        </w:rPr>
        <w:drawing>
          <wp:inline distT="0" distB="0" distL="0" distR="0" wp14:anchorId="4252254D" wp14:editId="646DDBB4">
            <wp:extent cx="3867150" cy="3514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150" cy="3514725"/>
                    </a:xfrm>
                    <a:prstGeom prst="rect">
                      <a:avLst/>
                    </a:prstGeom>
                  </pic:spPr>
                </pic:pic>
              </a:graphicData>
            </a:graphic>
          </wp:inline>
        </w:drawing>
      </w:r>
    </w:p>
    <w:p w14:paraId="43481F3C" w14:textId="77777777" w:rsidR="000E5859" w:rsidRDefault="000E5859">
      <w:pPr>
        <w:spacing w:line="360" w:lineRule="auto"/>
        <w:rPr>
          <w:rFonts w:asciiTheme="majorHAnsi" w:hAnsiTheme="majorHAnsi" w:cstheme="majorHAnsi"/>
          <w:lang w:val="en-US"/>
        </w:rPr>
      </w:pPr>
      <w:r>
        <w:br w:type="page"/>
      </w:r>
    </w:p>
    <w:p w14:paraId="40E30DF9" w14:textId="77777777" w:rsidR="008B5E74" w:rsidRDefault="008B5E74" w:rsidP="0078701A">
      <w:pPr>
        <w:pStyle w:val="MisysTextBody"/>
      </w:pPr>
      <w:r>
        <w:lastRenderedPageBreak/>
        <w:t xml:space="preserve">The Report </w:t>
      </w:r>
      <w:r w:rsidR="006267E3">
        <w:t>‘GS Variation Margin</w:t>
      </w:r>
      <w:r w:rsidR="00841323">
        <w:t>‘ will</w:t>
      </w:r>
      <w:r>
        <w:t xml:space="preserve"> generate an XML file</w:t>
      </w:r>
      <w:r w:rsidR="006267E3">
        <w:t xml:space="preserve"> following the extraction and the selected columns</w:t>
      </w:r>
      <w:r>
        <w:t>:</w:t>
      </w:r>
      <w:r w:rsidR="005C10D5" w:rsidRPr="005C10D5">
        <w:rPr>
          <w:noProof/>
        </w:rPr>
        <w:t xml:space="preserve"> </w:t>
      </w:r>
    </w:p>
    <w:p w14:paraId="619BE6BE" w14:textId="77777777" w:rsidR="008B5E74" w:rsidRDefault="005C10D5" w:rsidP="0078701A">
      <w:pPr>
        <w:pStyle w:val="MisysTextBody"/>
      </w:pPr>
      <w:r>
        <w:rPr>
          <w:noProof/>
        </w:rPr>
        <mc:AlternateContent>
          <mc:Choice Requires="wps">
            <w:drawing>
              <wp:anchor distT="0" distB="0" distL="114300" distR="114300" simplePos="0" relativeHeight="251673600" behindDoc="0" locked="0" layoutInCell="1" allowOverlap="1" wp14:anchorId="65927556" wp14:editId="3EAC4221">
                <wp:simplePos x="0" y="0"/>
                <wp:positionH relativeFrom="column">
                  <wp:posOffset>277404</wp:posOffset>
                </wp:positionH>
                <wp:positionV relativeFrom="paragraph">
                  <wp:posOffset>2086610</wp:posOffset>
                </wp:positionV>
                <wp:extent cx="3453493" cy="285568"/>
                <wp:effectExtent l="57150" t="19050" r="71120" b="95885"/>
                <wp:wrapNone/>
                <wp:docPr id="19" name="Rectangle 19"/>
                <wp:cNvGraphicFramePr/>
                <a:graphic xmlns:a="http://schemas.openxmlformats.org/drawingml/2006/main">
                  <a:graphicData uri="http://schemas.microsoft.com/office/word/2010/wordprocessingShape">
                    <wps:wsp>
                      <wps:cNvSpPr/>
                      <wps:spPr>
                        <a:xfrm>
                          <a:off x="0" y="0"/>
                          <a:ext cx="3453493" cy="285568"/>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3BD43" id="Rectangle 19" o:spid="_x0000_s1026" style="position:absolute;margin-left:21.85pt;margin-top:164.3pt;width:271.9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" filled="f" strokecolor="red" strokeweight="1.5pt">
                <v:shadow on="t" color="black" opacity="22937f" origin=",.5" offset="0,.63889mm"/>
              </v:rect>
            </w:pict>
          </mc:Fallback>
        </mc:AlternateContent>
      </w:r>
      <w:r>
        <w:rPr>
          <w:noProof/>
        </w:rPr>
        <w:drawing>
          <wp:inline distT="0" distB="0" distL="0" distR="0" wp14:anchorId="7171B651" wp14:editId="326C2276">
            <wp:extent cx="5811520" cy="2691765"/>
            <wp:effectExtent l="19050" t="19050" r="1778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1520" cy="2691765"/>
                    </a:xfrm>
                    <a:prstGeom prst="rect">
                      <a:avLst/>
                    </a:prstGeom>
                    <a:ln>
                      <a:solidFill>
                        <a:schemeClr val="tx1"/>
                      </a:solidFill>
                    </a:ln>
                  </pic:spPr>
                </pic:pic>
              </a:graphicData>
            </a:graphic>
          </wp:inline>
        </w:drawing>
      </w:r>
    </w:p>
    <w:p w14:paraId="34EFE655" w14:textId="77777777" w:rsidR="001C34FB" w:rsidRDefault="001C34FB" w:rsidP="0078701A">
      <w:pPr>
        <w:pStyle w:val="MisysTextBody"/>
      </w:pPr>
    </w:p>
    <w:p w14:paraId="72642683" w14:textId="3D5F1A71" w:rsidR="00DA5DF0" w:rsidRPr="000E5859" w:rsidRDefault="00DA5DF0" w:rsidP="0078701A">
      <w:pPr>
        <w:pStyle w:val="MisysTextBody"/>
      </w:pPr>
      <w:r w:rsidRPr="000E5859">
        <w:t xml:space="preserve">An XSL template </w:t>
      </w:r>
      <w:r w:rsidR="006267E3">
        <w:t xml:space="preserve">(Goldman_VM.xsl) </w:t>
      </w:r>
      <w:r w:rsidRPr="000E5859">
        <w:t>should be developed</w:t>
      </w:r>
      <w:r w:rsidR="000E5859" w:rsidRPr="000E5859">
        <w:t xml:space="preserve"> and loaded in the report Style Sheet</w:t>
      </w:r>
      <w:r w:rsidR="000E5859">
        <w:t xml:space="preserve">. It will </w:t>
      </w:r>
      <w:r w:rsidRPr="000E5859">
        <w:t xml:space="preserve">transform the XML file into a CSV file as required by </w:t>
      </w:r>
      <w:del w:id="106" w:author="Forcher, Pascale" w:date="2017-01-11T09:58:00Z">
        <w:r w:rsidRPr="000E5859" w:rsidDel="004774C2">
          <w:delText>Intelimatch</w:delText>
        </w:r>
      </w:del>
      <w:ins w:id="107" w:author="Forcher, Pascale" w:date="2017-01-11T09:58:00Z">
        <w:r w:rsidR="004774C2">
          <w:t>Intellimatch</w:t>
        </w:r>
      </w:ins>
      <w:r w:rsidR="000E5859">
        <w:t xml:space="preserve">. </w:t>
      </w:r>
    </w:p>
    <w:p w14:paraId="0726756A" w14:textId="77777777" w:rsidR="00DA5DF0" w:rsidRDefault="000E5859" w:rsidP="001D0211">
      <w:pPr>
        <w:spacing w:line="360" w:lineRule="auto"/>
        <w:rPr>
          <w:lang w:val="en-US"/>
        </w:rPr>
      </w:pPr>
      <w:r w:rsidRPr="000E5859">
        <w:rPr>
          <w:lang w:val="en-US"/>
        </w:rPr>
        <w:object w:dxaOrig="1973" w:dyaOrig="979" w14:anchorId="7972C5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3pt;height:49.45pt" o:ole="">
            <v:imagedata r:id="rId37" o:title=""/>
          </v:shape>
          <o:OLEObject Type="Embed" ProgID="Package" ShapeID="_x0000_i1025" DrawAspect="Content" ObjectID="_1546858226" r:id="rId38"/>
        </w:object>
      </w:r>
    </w:p>
    <w:p w14:paraId="697326DE" w14:textId="77777777" w:rsidR="0064590C" w:rsidRDefault="006267E3" w:rsidP="001D0211">
      <w:pPr>
        <w:spacing w:line="360" w:lineRule="auto"/>
        <w:rPr>
          <w:lang w:val="en-US"/>
        </w:rPr>
      </w:pPr>
      <w:r>
        <w:t>The csv file will be saved under ‘Output File’</w:t>
      </w:r>
      <w:r w:rsidRPr="000E5859">
        <w:t xml:space="preserve"> to be sent </w:t>
      </w:r>
      <w:r>
        <w:t>to</w:t>
      </w:r>
      <w:r w:rsidRPr="000E5859">
        <w:t xml:space="preserve"> </w:t>
      </w:r>
      <w:r>
        <w:t>the platform for reconciliation</w:t>
      </w:r>
      <w:r w:rsidR="005C10D5">
        <w:rPr>
          <w:lang w:val="en-US"/>
        </w:rPr>
        <w:t>:</w:t>
      </w:r>
    </w:p>
    <w:p w14:paraId="01A6F7CE" w14:textId="77777777" w:rsidR="005C10D5" w:rsidRDefault="000E5859" w:rsidP="0078701A">
      <w:pPr>
        <w:pStyle w:val="MisysTextBody"/>
      </w:pPr>
      <w:r>
        <w:rPr>
          <w:noProof/>
        </w:rPr>
        <mc:AlternateContent>
          <mc:Choice Requires="wps">
            <w:drawing>
              <wp:anchor distT="0" distB="0" distL="114300" distR="114300" simplePos="0" relativeHeight="251675648" behindDoc="0" locked="0" layoutInCell="1" allowOverlap="1" wp14:anchorId="42FDBEA4" wp14:editId="1B876170">
                <wp:simplePos x="0" y="0"/>
                <wp:positionH relativeFrom="column">
                  <wp:posOffset>-31173</wp:posOffset>
                </wp:positionH>
                <wp:positionV relativeFrom="paragraph">
                  <wp:posOffset>2735234</wp:posOffset>
                </wp:positionV>
                <wp:extent cx="3047885" cy="242454"/>
                <wp:effectExtent l="57150" t="19050" r="76835" b="100965"/>
                <wp:wrapNone/>
                <wp:docPr id="21" name="Rectangle 21"/>
                <wp:cNvGraphicFramePr/>
                <a:graphic xmlns:a="http://schemas.openxmlformats.org/drawingml/2006/main">
                  <a:graphicData uri="http://schemas.microsoft.com/office/word/2010/wordprocessingShape">
                    <wps:wsp>
                      <wps:cNvSpPr/>
                      <wps:spPr>
                        <a:xfrm>
                          <a:off x="0" y="0"/>
                          <a:ext cx="3047885" cy="242454"/>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978F1" id="Rectangle 21" o:spid="_x0000_s1026" style="position:absolute;margin-left:-2.45pt;margin-top:215.35pt;width:240pt;height:19.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" filled="f" strokecolor="red" strokeweight="1.5pt">
                <v:shadow on="t" color="black" opacity="22937f" origin=",.5" offset="0,.63889mm"/>
              </v:rect>
            </w:pict>
          </mc:Fallback>
        </mc:AlternateContent>
      </w:r>
      <w:r w:rsidR="00601DA6" w:rsidRPr="00601DA6">
        <w:rPr>
          <w:noProof/>
        </w:rPr>
        <w:drawing>
          <wp:inline distT="0" distB="0" distL="0" distR="0" wp14:anchorId="33B1C095" wp14:editId="4535E520">
            <wp:extent cx="4052570" cy="35191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2570" cy="3519170"/>
                    </a:xfrm>
                    <a:prstGeom prst="rect">
                      <a:avLst/>
                    </a:prstGeom>
                    <a:noFill/>
                    <a:ln>
                      <a:noFill/>
                    </a:ln>
                  </pic:spPr>
                </pic:pic>
              </a:graphicData>
            </a:graphic>
          </wp:inline>
        </w:drawing>
      </w:r>
    </w:p>
    <w:p w14:paraId="7D7D558D" w14:textId="77777777" w:rsidR="000E5859" w:rsidRPr="00601DA6" w:rsidRDefault="00601DA6" w:rsidP="001D0211">
      <w:pPr>
        <w:spacing w:line="360" w:lineRule="auto"/>
        <w:rPr>
          <w:i/>
          <w:lang w:val="en-US"/>
        </w:rPr>
      </w:pPr>
      <w:r w:rsidRPr="00601DA6">
        <w:rPr>
          <w:b/>
          <w:i/>
          <w:u w:val="single"/>
          <w:lang w:val="en-US"/>
        </w:rPr>
        <w:t>PS:</w:t>
      </w:r>
      <w:r w:rsidRPr="00601DA6">
        <w:rPr>
          <w:i/>
          <w:lang w:val="en-US"/>
        </w:rPr>
        <w:t xml:space="preserve"> Please note that this is just an example, we need to </w:t>
      </w:r>
      <w:r w:rsidR="00E70786">
        <w:rPr>
          <w:i/>
          <w:lang w:val="en-US"/>
        </w:rPr>
        <w:t>review it and adapt it</w:t>
      </w:r>
      <w:r w:rsidRPr="00601DA6">
        <w:rPr>
          <w:i/>
          <w:lang w:val="en-US"/>
        </w:rPr>
        <w:t>.</w:t>
      </w:r>
    </w:p>
    <w:p w14:paraId="4C47F982" w14:textId="77777777" w:rsidR="00686EBE" w:rsidRPr="00B64A6D" w:rsidRDefault="001D0211" w:rsidP="00686EBE">
      <w:pPr>
        <w:pStyle w:val="MisysSectionHeadingLv2"/>
      </w:pPr>
      <w:r w:rsidRPr="00601DA6">
        <w:br w:type="page"/>
      </w:r>
      <w:bookmarkStart w:id="108" w:name="_Toc470168221"/>
      <w:r w:rsidR="00686EBE" w:rsidRPr="00B64A6D">
        <w:lastRenderedPageBreak/>
        <w:t xml:space="preserve">Appendix </w:t>
      </w:r>
      <w:r w:rsidR="00686EBE">
        <w:t>3</w:t>
      </w:r>
      <w:r w:rsidR="00686EBE" w:rsidRPr="00B64A6D">
        <w:t xml:space="preserve">- </w:t>
      </w:r>
      <w:r w:rsidR="00265071">
        <w:t>Cash Transfer</w:t>
      </w:r>
      <w:r w:rsidR="00686EBE">
        <w:t xml:space="preserve"> Report </w:t>
      </w:r>
      <w:r w:rsidR="008B4C0E">
        <w:t xml:space="preserve">Set-up </w:t>
      </w:r>
      <w:r w:rsidR="00686EBE">
        <w:t>for Integration Service</w:t>
      </w:r>
      <w:bookmarkEnd w:id="108"/>
    </w:p>
    <w:p w14:paraId="003BDC34" w14:textId="77777777" w:rsidR="00686EBE" w:rsidRPr="00B64A6D" w:rsidRDefault="00686EBE" w:rsidP="0078701A">
      <w:pPr>
        <w:pStyle w:val="MisysTextBody"/>
      </w:pPr>
      <w:r w:rsidRPr="00B64A6D">
        <w:t xml:space="preserve">The </w:t>
      </w:r>
      <w:r>
        <w:t xml:space="preserve">Variation Margin Report to be sent to the Integration Service will </w:t>
      </w:r>
      <w:r w:rsidRPr="00B64A6D">
        <w:t>contain the Variation Margin movements for the reportable funds</w:t>
      </w:r>
      <w:r>
        <w:t xml:space="preserve"> grouped by Currency</w:t>
      </w:r>
      <w:r w:rsidRPr="00B64A6D">
        <w:t xml:space="preserve">. </w:t>
      </w:r>
    </w:p>
    <w:p w14:paraId="137B608E" w14:textId="77777777" w:rsidR="00686EBE" w:rsidRDefault="00686EBE" w:rsidP="0078701A">
      <w:pPr>
        <w:pStyle w:val="MisysTextBody"/>
      </w:pPr>
      <w:r>
        <w:t xml:space="preserve">For that we need first to define the extraction </w:t>
      </w:r>
      <w:r w:rsidR="00525C70">
        <w:t xml:space="preserve">(GS Reportable by Currency) </w:t>
      </w:r>
      <w:r>
        <w:t xml:space="preserve">concerned by this report, where we can filter the concerned Funds and Allotments and do </w:t>
      </w:r>
      <w:r w:rsidR="00525C70">
        <w:t xml:space="preserve">a </w:t>
      </w:r>
      <w:r>
        <w:t>grouping</w:t>
      </w:r>
      <w:r w:rsidR="00525C70">
        <w:t xml:space="preserve"> by currency</w:t>
      </w:r>
      <w:r>
        <w:t>.</w:t>
      </w:r>
      <w:bookmarkStart w:id="109" w:name="_GoBack"/>
      <w:bookmarkEnd w:id="109"/>
    </w:p>
    <w:p w14:paraId="7F33DAC3" w14:textId="77777777" w:rsidR="00686EBE" w:rsidRDefault="00686EBE" w:rsidP="0078701A">
      <w:pPr>
        <w:pStyle w:val="MisysTextBody"/>
      </w:pPr>
    </w:p>
    <w:p w14:paraId="035C5560" w14:textId="77777777" w:rsidR="00686EBE" w:rsidRDefault="00686EBE" w:rsidP="0078701A">
      <w:pPr>
        <w:pStyle w:val="MisysTextBody"/>
      </w:pPr>
      <w:r>
        <w:rPr>
          <w:noProof/>
        </w:rPr>
        <w:drawing>
          <wp:anchor distT="0" distB="0" distL="114300" distR="114300" simplePos="0" relativeHeight="251677696" behindDoc="1" locked="0" layoutInCell="1" allowOverlap="1" wp14:anchorId="3FA3E407" wp14:editId="0D6FAD7F">
            <wp:simplePos x="0" y="0"/>
            <wp:positionH relativeFrom="column">
              <wp:posOffset>32385</wp:posOffset>
            </wp:positionH>
            <wp:positionV relativeFrom="paragraph">
              <wp:posOffset>-2540</wp:posOffset>
            </wp:positionV>
            <wp:extent cx="4200525" cy="56388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0525" cy="5638800"/>
                    </a:xfrm>
                    <a:prstGeom prst="rect">
                      <a:avLst/>
                    </a:prstGeom>
                  </pic:spPr>
                </pic:pic>
              </a:graphicData>
            </a:graphic>
            <wp14:sizeRelH relativeFrom="page">
              <wp14:pctWidth>0</wp14:pctWidth>
            </wp14:sizeRelH>
            <wp14:sizeRelV relativeFrom="page">
              <wp14:pctHeight>0</wp14:pctHeight>
            </wp14:sizeRelV>
          </wp:anchor>
        </w:drawing>
      </w:r>
    </w:p>
    <w:p w14:paraId="0843E42C" w14:textId="77777777" w:rsidR="00686EBE" w:rsidRDefault="00686EBE" w:rsidP="0078701A">
      <w:pPr>
        <w:pStyle w:val="MisysTextBody"/>
      </w:pPr>
    </w:p>
    <w:p w14:paraId="2F952A7A" w14:textId="77777777" w:rsidR="00686EBE" w:rsidRDefault="00B5327A" w:rsidP="00686EBE">
      <w:pPr>
        <w:spacing w:line="360" w:lineRule="auto"/>
        <w:rPr>
          <w:rFonts w:asciiTheme="majorHAnsi" w:hAnsiTheme="majorHAnsi" w:cstheme="majorHAnsi"/>
          <w:lang w:val="en-US"/>
        </w:rPr>
      </w:pPr>
      <w:r>
        <w:rPr>
          <w:noProof/>
          <w:lang w:val="en-US"/>
        </w:rPr>
        <mc:AlternateContent>
          <mc:Choice Requires="wps">
            <w:drawing>
              <wp:anchor distT="0" distB="0" distL="114300" distR="114300" simplePos="0" relativeHeight="251678720" behindDoc="0" locked="0" layoutInCell="1" allowOverlap="1" wp14:anchorId="105FA985" wp14:editId="40F718A0">
                <wp:simplePos x="0" y="0"/>
                <wp:positionH relativeFrom="column">
                  <wp:posOffset>-505823</wp:posOffset>
                </wp:positionH>
                <wp:positionV relativeFrom="paragraph">
                  <wp:posOffset>3708581</wp:posOffset>
                </wp:positionV>
                <wp:extent cx="742950" cy="1894115"/>
                <wp:effectExtent l="38100" t="19050" r="57150" b="30480"/>
                <wp:wrapNone/>
                <wp:docPr id="36" name="Curved Right Arrow 36"/>
                <wp:cNvGraphicFramePr/>
                <a:graphic xmlns:a="http://schemas.openxmlformats.org/drawingml/2006/main">
                  <a:graphicData uri="http://schemas.microsoft.com/office/word/2010/wordprocessingShape">
                    <wps:wsp>
                      <wps:cNvSpPr/>
                      <wps:spPr>
                        <a:xfrm>
                          <a:off x="0" y="0"/>
                          <a:ext cx="742950" cy="1894115"/>
                        </a:xfrm>
                        <a:prstGeom prst="curvedRightArrow">
                          <a:avLst/>
                        </a:prstGeom>
                        <a:solidFill>
                          <a:srgbClr val="FF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173A77" id="Curved Right Arrow 36" o:spid="_x0000_s1026" type="#_x0000_t102" style="position:absolute;margin-left:-39.85pt;margin-top:292pt;width:58.5pt;height:149.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" adj="17364,20541,16200" fillcolor="red" stroked="f">
                <v:shadow on="t" color="black" opacity="22937f" origin=",.5" offset="0,.63889mm"/>
              </v:shape>
            </w:pict>
          </mc:Fallback>
        </mc:AlternateContent>
      </w:r>
      <w:r>
        <w:rPr>
          <w:noProof/>
          <w:lang w:val="en-US"/>
        </w:rPr>
        <w:drawing>
          <wp:anchor distT="0" distB="0" distL="114300" distR="114300" simplePos="0" relativeHeight="251676672" behindDoc="0" locked="0" layoutInCell="1" allowOverlap="1" wp14:anchorId="62788CA3" wp14:editId="45B8333D">
            <wp:simplePos x="0" y="0"/>
            <wp:positionH relativeFrom="column">
              <wp:posOffset>277767</wp:posOffset>
            </wp:positionH>
            <wp:positionV relativeFrom="paragraph">
              <wp:posOffset>4957173</wp:posOffset>
            </wp:positionV>
            <wp:extent cx="5811520" cy="1252220"/>
            <wp:effectExtent l="0" t="0" r="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11520" cy="1252220"/>
                    </a:xfrm>
                    <a:prstGeom prst="rect">
                      <a:avLst/>
                    </a:prstGeom>
                  </pic:spPr>
                </pic:pic>
              </a:graphicData>
            </a:graphic>
          </wp:anchor>
        </w:drawing>
      </w:r>
      <w:r w:rsidR="00686EBE">
        <w:rPr>
          <w:lang w:val="en-US"/>
        </w:rPr>
        <w:br w:type="page"/>
      </w:r>
    </w:p>
    <w:p w14:paraId="088B5088" w14:textId="77777777" w:rsidR="00686EBE" w:rsidRDefault="00686EBE" w:rsidP="0078701A">
      <w:pPr>
        <w:pStyle w:val="MisysTextBody"/>
      </w:pPr>
      <w:r>
        <w:lastRenderedPageBreak/>
        <w:t xml:space="preserve">Then, </w:t>
      </w:r>
      <w:r w:rsidRPr="00B64A6D">
        <w:t xml:space="preserve">it is required to configure </w:t>
      </w:r>
      <w:r w:rsidR="00525C70">
        <w:t xml:space="preserve">a </w:t>
      </w:r>
      <w:r w:rsidRPr="00B64A6D">
        <w:t xml:space="preserve">report </w:t>
      </w:r>
      <w:r w:rsidR="00525C70">
        <w:t xml:space="preserve">(Integration Service Cash Transfer) </w:t>
      </w:r>
      <w:r>
        <w:t xml:space="preserve">in the Reporting Module with </w:t>
      </w:r>
      <w:r w:rsidRPr="00B64A6D">
        <w:t>the Portfolio Source</w:t>
      </w:r>
      <w:r w:rsidR="00525C70">
        <w:t xml:space="preserve"> using the previous extraction</w:t>
      </w:r>
      <w:r w:rsidRPr="00B64A6D">
        <w:t xml:space="preserve">. </w:t>
      </w:r>
    </w:p>
    <w:p w14:paraId="639D2C73" w14:textId="77777777" w:rsidR="00525C70" w:rsidRDefault="00525C70" w:rsidP="0078701A">
      <w:pPr>
        <w:pStyle w:val="MisysTextBody"/>
      </w:pPr>
    </w:p>
    <w:p w14:paraId="1FBF16B7" w14:textId="77777777" w:rsidR="00686EBE" w:rsidRDefault="00686EBE" w:rsidP="00686EBE">
      <w:pPr>
        <w:spacing w:line="360" w:lineRule="auto"/>
        <w:rPr>
          <w:lang w:val="en-US"/>
        </w:rPr>
      </w:pPr>
      <w:r>
        <w:rPr>
          <w:noProof/>
          <w:lang w:val="en-US"/>
        </w:rPr>
        <w:drawing>
          <wp:inline distT="0" distB="0" distL="0" distR="0" wp14:anchorId="469285D3" wp14:editId="7E24C13F">
            <wp:extent cx="5811520" cy="36537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1520" cy="3653790"/>
                    </a:xfrm>
                    <a:prstGeom prst="rect">
                      <a:avLst/>
                    </a:prstGeom>
                  </pic:spPr>
                </pic:pic>
              </a:graphicData>
            </a:graphic>
          </wp:inline>
        </w:drawing>
      </w:r>
    </w:p>
    <w:p w14:paraId="00D72348" w14:textId="77777777" w:rsidR="00686EBE" w:rsidRDefault="00686EBE" w:rsidP="0078701A">
      <w:pPr>
        <w:pStyle w:val="MisysTextBody"/>
      </w:pPr>
    </w:p>
    <w:p w14:paraId="5871287E" w14:textId="77777777" w:rsidR="00686EBE" w:rsidRDefault="00686EBE" w:rsidP="0078701A">
      <w:pPr>
        <w:pStyle w:val="MisysTextBody"/>
      </w:pPr>
      <w:r>
        <w:t>In the ‘</w:t>
      </w:r>
      <w:r w:rsidR="00525C70">
        <w:t>XML column Name’ we select the required</w:t>
      </w:r>
      <w:r>
        <w:t xml:space="preserve"> columns:</w:t>
      </w:r>
    </w:p>
    <w:p w14:paraId="082B517B" w14:textId="77777777" w:rsidR="00686EBE" w:rsidRDefault="00CD6FE5" w:rsidP="0078701A">
      <w:pPr>
        <w:pStyle w:val="MisysTextBody"/>
      </w:pPr>
      <w:r>
        <w:rPr>
          <w:noProof/>
        </w:rPr>
        <w:drawing>
          <wp:inline distT="0" distB="0" distL="0" distR="0" wp14:anchorId="631686AB" wp14:editId="723946D4">
            <wp:extent cx="3590925" cy="40862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0925" cy="4086225"/>
                    </a:xfrm>
                    <a:prstGeom prst="rect">
                      <a:avLst/>
                    </a:prstGeom>
                  </pic:spPr>
                </pic:pic>
              </a:graphicData>
            </a:graphic>
          </wp:inline>
        </w:drawing>
      </w:r>
    </w:p>
    <w:p w14:paraId="00E18340" w14:textId="77777777" w:rsidR="00CD6FE5" w:rsidRDefault="00CD6FE5">
      <w:pPr>
        <w:spacing w:line="360" w:lineRule="auto"/>
        <w:rPr>
          <w:rFonts w:asciiTheme="majorHAnsi" w:hAnsiTheme="majorHAnsi" w:cstheme="majorHAnsi"/>
          <w:lang w:val="en-US"/>
        </w:rPr>
      </w:pPr>
      <w:r>
        <w:br w:type="page"/>
      </w:r>
    </w:p>
    <w:p w14:paraId="6674DE21" w14:textId="77777777" w:rsidR="00686EBE" w:rsidRDefault="00686EBE" w:rsidP="0078701A">
      <w:pPr>
        <w:pStyle w:val="MisysTextBody"/>
      </w:pPr>
      <w:r>
        <w:lastRenderedPageBreak/>
        <w:t>The Report will generate an XML file:</w:t>
      </w:r>
    </w:p>
    <w:p w14:paraId="2C7A7474" w14:textId="77777777" w:rsidR="00686EBE" w:rsidRDefault="00B10838" w:rsidP="0078701A">
      <w:pPr>
        <w:pStyle w:val="MisysTextBody"/>
      </w:pPr>
      <w:r>
        <w:rPr>
          <w:noProof/>
        </w:rPr>
        <mc:AlternateContent>
          <mc:Choice Requires="wps">
            <w:drawing>
              <wp:anchor distT="0" distB="0" distL="114300" distR="114300" simplePos="0" relativeHeight="251669504" behindDoc="0" locked="0" layoutInCell="1" allowOverlap="1" wp14:anchorId="1A5F24C2" wp14:editId="4F11F620">
                <wp:simplePos x="0" y="0"/>
                <wp:positionH relativeFrom="column">
                  <wp:posOffset>266700</wp:posOffset>
                </wp:positionH>
                <wp:positionV relativeFrom="paragraph">
                  <wp:posOffset>190923</wp:posOffset>
                </wp:positionV>
                <wp:extent cx="4743450" cy="352848"/>
                <wp:effectExtent l="57150" t="19050" r="76200" b="104775"/>
                <wp:wrapNone/>
                <wp:docPr id="31" name="Rectangle 31"/>
                <wp:cNvGraphicFramePr/>
                <a:graphic xmlns:a="http://schemas.openxmlformats.org/drawingml/2006/main">
                  <a:graphicData uri="http://schemas.microsoft.com/office/word/2010/wordprocessingShape">
                    <wps:wsp>
                      <wps:cNvSpPr/>
                      <wps:spPr>
                        <a:xfrm>
                          <a:off x="0" y="0"/>
                          <a:ext cx="4743450" cy="352848"/>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AB2E4E" id="Rectangle 31" o:spid="_x0000_s1026" style="position:absolute;margin-left:21pt;margin-top:15.05pt;width:373.5pt;height:27.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" filled="f" strokecolor="red" strokeweight="1.5pt">
                <v:shadow on="t" color="black" opacity="22937f" origin=",.5" offset="0,.63889mm"/>
              </v:rect>
            </w:pict>
          </mc:Fallback>
        </mc:AlternateContent>
      </w:r>
      <w:r w:rsidR="00CD6FE5" w:rsidRPr="00CD6FE5">
        <w:rPr>
          <w:noProof/>
        </w:rPr>
        <w:t xml:space="preserve"> </w:t>
      </w:r>
      <w:r w:rsidR="00CD6FE5">
        <w:rPr>
          <w:noProof/>
        </w:rPr>
        <w:drawing>
          <wp:inline distT="0" distB="0" distL="0" distR="0" wp14:anchorId="7F1C06AF" wp14:editId="71395857">
            <wp:extent cx="5811520" cy="2150745"/>
            <wp:effectExtent l="19050" t="19050" r="17780" b="209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1520" cy="2150745"/>
                    </a:xfrm>
                    <a:prstGeom prst="rect">
                      <a:avLst/>
                    </a:prstGeom>
                    <a:ln>
                      <a:solidFill>
                        <a:schemeClr val="tx1"/>
                      </a:solidFill>
                    </a:ln>
                  </pic:spPr>
                </pic:pic>
              </a:graphicData>
            </a:graphic>
          </wp:inline>
        </w:drawing>
      </w:r>
    </w:p>
    <w:p w14:paraId="70D24A9F" w14:textId="77777777" w:rsidR="00B10838" w:rsidRDefault="00B10838" w:rsidP="0078701A">
      <w:pPr>
        <w:pStyle w:val="MisysTextBody"/>
      </w:pPr>
    </w:p>
    <w:p w14:paraId="4E85B6B6" w14:textId="77777777" w:rsidR="00B36792" w:rsidRDefault="00686EBE" w:rsidP="0078701A">
      <w:pPr>
        <w:pStyle w:val="MisysTextBody"/>
      </w:pPr>
      <w:r w:rsidRPr="006B50B4">
        <w:t xml:space="preserve">An XSL template should be developed to transform the XML file into </w:t>
      </w:r>
      <w:r w:rsidR="00B10838" w:rsidRPr="006B50B4">
        <w:t>an XML</w:t>
      </w:r>
      <w:r w:rsidRPr="006B50B4">
        <w:t xml:space="preserve"> file as required by </w:t>
      </w:r>
      <w:r w:rsidR="00B10838" w:rsidRPr="006B50B4">
        <w:t>the Integration Service</w:t>
      </w:r>
      <w:r w:rsidRPr="006B50B4">
        <w:t>.</w:t>
      </w:r>
      <w:r w:rsidR="006B50B4">
        <w:t xml:space="preserve"> </w:t>
      </w:r>
    </w:p>
    <w:p w14:paraId="7ABF552E" w14:textId="77777777" w:rsidR="00686EBE" w:rsidRPr="006B50B4" w:rsidRDefault="00B36792" w:rsidP="00B36792">
      <w:pPr>
        <w:spacing w:line="360" w:lineRule="auto"/>
      </w:pPr>
      <w:r>
        <w:t>The new XML file will be saved in ‘Output File’</w:t>
      </w:r>
      <w:r w:rsidRPr="000E5859">
        <w:t xml:space="preserve"> </w:t>
      </w:r>
      <w:r>
        <w:t xml:space="preserve">under ‘In’ Folder of the Integration Service. </w:t>
      </w:r>
      <w:r w:rsidR="006B50B4">
        <w:t>Below an example.</w:t>
      </w:r>
    </w:p>
    <w:p w14:paraId="1933C996" w14:textId="77777777" w:rsidR="000E0B3C" w:rsidRDefault="000E0B3C" w:rsidP="0078701A">
      <w:pPr>
        <w:pStyle w:val="MisysTextBody"/>
        <w:rPr>
          <w:highlight w:val="yellow"/>
        </w:rPr>
      </w:pPr>
    </w:p>
    <w:p w14:paraId="72C94D57" w14:textId="77777777" w:rsidR="002638C9" w:rsidRDefault="002638C9" w:rsidP="0078701A">
      <w:pPr>
        <w:pStyle w:val="MisysTextBody"/>
        <w:rPr>
          <w:highlight w:val="yellow"/>
        </w:rPr>
      </w:pPr>
      <w:r>
        <w:object w:dxaOrig="1508" w:dyaOrig="983" w14:anchorId="3FFEE9AE">
          <v:shape id="_x0000_i1026" type="#_x0000_t75" style="width:75.75pt;height:49.45pt" o:ole="">
            <v:imagedata r:id="rId45" o:title=""/>
          </v:shape>
          <o:OLEObject Type="Embed" ProgID="Package" ShapeID="_x0000_i1026" DrawAspect="Icon" ObjectID="_1546858227" r:id="rId46"/>
        </w:object>
      </w:r>
    </w:p>
    <w:p w14:paraId="2FA8F83F" w14:textId="77777777" w:rsidR="000E0B3C" w:rsidRPr="001C34FB" w:rsidRDefault="000E0B3C" w:rsidP="0078701A">
      <w:pPr>
        <w:pStyle w:val="MisysTextBody"/>
        <w:rPr>
          <w:highlight w:val="yellow"/>
        </w:rPr>
      </w:pPr>
    </w:p>
    <w:p w14:paraId="00484343" w14:textId="77777777" w:rsidR="00686EBE" w:rsidRDefault="00686EBE">
      <w:pPr>
        <w:spacing w:line="360" w:lineRule="auto"/>
        <w:rPr>
          <w:lang w:val="en-US"/>
        </w:rPr>
      </w:pPr>
      <w:r>
        <w:rPr>
          <w:lang w:val="en-US"/>
        </w:rPr>
        <w:br w:type="page"/>
      </w:r>
    </w:p>
    <w:p w14:paraId="6F49018E" w14:textId="77777777" w:rsidR="001D0211" w:rsidRPr="00B64A6D" w:rsidRDefault="001D0211" w:rsidP="001D0211">
      <w:pPr>
        <w:spacing w:line="360" w:lineRule="auto"/>
        <w:rPr>
          <w:rFonts w:asciiTheme="majorHAnsi" w:hAnsiTheme="majorHAnsi" w:cstheme="majorHAnsi"/>
          <w:b/>
          <w:sz w:val="32"/>
          <w:szCs w:val="36"/>
          <w:lang w:val="en-US"/>
        </w:rPr>
      </w:pPr>
    </w:p>
    <w:p w14:paraId="5ECDA8D6" w14:textId="77777777" w:rsidR="00ED0971" w:rsidRPr="002B0E34" w:rsidRDefault="00D53567" w:rsidP="002B0E34">
      <w:pPr>
        <w:spacing w:line="360" w:lineRule="auto"/>
        <w:rPr>
          <w:rFonts w:asciiTheme="majorHAnsi" w:hAnsiTheme="majorHAnsi" w:cstheme="majorHAnsi"/>
          <w:szCs w:val="18"/>
          <w:lang w:val="en-US"/>
        </w:rPr>
      </w:pPr>
      <w:r w:rsidRPr="00B64A6D">
        <w:rPr>
          <w:noProof/>
          <w:lang w:val="en-US"/>
        </w:rPr>
        <w:drawing>
          <wp:anchor distT="0" distB="0" distL="114300" distR="114300" simplePos="0" relativeHeight="251663360" behindDoc="1" locked="0" layoutInCell="1" allowOverlap="1" wp14:anchorId="31579D97" wp14:editId="09457A7B">
            <wp:simplePos x="0" y="0"/>
            <wp:positionH relativeFrom="page">
              <wp:align>left</wp:align>
            </wp:positionH>
            <wp:positionV relativeFrom="page">
              <wp:align>top</wp:align>
            </wp:positionV>
            <wp:extent cx="7560578" cy="10691772"/>
            <wp:effectExtent l="0" t="0" r="889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ys_FusionInvest_Backpage.jpg"/>
                    <pic:cNvPicPr/>
                  </pic:nvPicPr>
                  <pic:blipFill>
                    <a:blip r:embed="rId47">
                      <a:extLst>
                        <a:ext uri="{28A0092B-C50C-407E-A947-70E740481C1C}">
                          <a14:useLocalDpi xmlns:a14="http://schemas.microsoft.com/office/drawing/2010/main" val="0"/>
                        </a:ext>
                      </a:extLst>
                    </a:blip>
                    <a:stretch>
                      <a:fillRect/>
                    </a:stretch>
                  </pic:blipFill>
                  <pic:spPr>
                    <a:xfrm>
                      <a:off x="0" y="0"/>
                      <a:ext cx="7560578" cy="10691772"/>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sectPr w:rsidR="00ED0971" w:rsidRPr="002B0E34" w:rsidSect="007667C8">
      <w:pgSz w:w="11906" w:h="16838" w:code="9"/>
      <w:pgMar w:top="1134" w:right="1134" w:bottom="1134" w:left="1620"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50ECB7" w14:textId="77777777" w:rsidR="002E3F26" w:rsidRDefault="002E3F26" w:rsidP="00555870">
      <w:r>
        <w:separator/>
      </w:r>
    </w:p>
  </w:endnote>
  <w:endnote w:type="continuationSeparator" w:id="0">
    <w:p w14:paraId="48380B43" w14:textId="77777777" w:rsidR="002E3F26" w:rsidRDefault="002E3F26" w:rsidP="00555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D3C91" w14:textId="77777777" w:rsidR="00A41F00" w:rsidRPr="0064032F" w:rsidRDefault="00A41F00" w:rsidP="00111DFA">
    <w:pPr>
      <w:pStyle w:val="Footer"/>
      <w:rPr>
        <w:sz w:val="16"/>
        <w:szCs w:val="16"/>
      </w:rPr>
    </w:pPr>
    <w:r w:rsidRPr="00EA4106">
      <w:rPr>
        <w:rFonts w:cstheme="minorHAnsi"/>
        <w:sz w:val="16"/>
        <w:szCs w:val="16"/>
      </w:rPr>
      <w:t>©</w:t>
    </w:r>
    <w:r w:rsidRPr="00EA4106">
      <w:rPr>
        <w:sz w:val="16"/>
        <w:szCs w:val="16"/>
      </w:rPr>
      <w:t xml:space="preserve"> Misys  |  </w:t>
    </w:r>
    <w:r>
      <w:rPr>
        <w:sz w:val="16"/>
        <w:szCs w:val="16"/>
      </w:rPr>
      <w:fldChar w:fldCharType="begin"/>
    </w:r>
    <w:r>
      <w:rPr>
        <w:sz w:val="16"/>
        <w:szCs w:val="16"/>
      </w:rPr>
      <w:instrText xml:space="preserve"> DATE \@ "dd MMMM yyyy" </w:instrText>
    </w:r>
    <w:r>
      <w:rPr>
        <w:sz w:val="16"/>
        <w:szCs w:val="16"/>
      </w:rPr>
      <w:fldChar w:fldCharType="separate"/>
    </w:r>
    <w:ins w:id="2" w:author="Forcher, Pascale" w:date="2017-01-25T13:05:00Z">
      <w:r>
        <w:rPr>
          <w:noProof/>
          <w:sz w:val="16"/>
          <w:szCs w:val="16"/>
        </w:rPr>
        <w:t>25 January 2017</w:t>
      </w:r>
    </w:ins>
    <w:ins w:id="3" w:author="Mac Aodha, Sean" w:date="2017-01-11T11:25:00Z">
      <w:del w:id="4" w:author="Forcher, Pascale" w:date="2017-01-25T13:05:00Z">
        <w:r w:rsidDel="005F1DD2">
          <w:rPr>
            <w:noProof/>
            <w:sz w:val="16"/>
            <w:szCs w:val="16"/>
          </w:rPr>
          <w:delText>11 January 2017</w:delText>
        </w:r>
      </w:del>
    </w:ins>
    <w:ins w:id="5" w:author="James Shillingford" w:date="2017-01-09T09:00:00Z">
      <w:del w:id="6" w:author="Forcher, Pascale" w:date="2017-01-25T13:05:00Z">
        <w:r w:rsidDel="005F1DD2">
          <w:rPr>
            <w:noProof/>
            <w:sz w:val="16"/>
            <w:szCs w:val="16"/>
          </w:rPr>
          <w:delText>09 January 2017</w:delText>
        </w:r>
      </w:del>
    </w:ins>
    <w:del w:id="7" w:author="Forcher, Pascale" w:date="2017-01-25T13:05:00Z">
      <w:r w:rsidDel="005F1DD2">
        <w:rPr>
          <w:noProof/>
          <w:sz w:val="16"/>
          <w:szCs w:val="16"/>
        </w:rPr>
        <w:delText>08 January 2017</w:delText>
      </w:r>
    </w:del>
    <w:r>
      <w:rPr>
        <w:sz w:val="16"/>
        <w:szCs w:val="16"/>
      </w:rPr>
      <w:fldChar w:fldCharType="end"/>
    </w:r>
    <w:r>
      <w:rPr>
        <w:sz w:val="16"/>
        <w:szCs w:val="16"/>
      </w:rPr>
      <w:t xml:space="preserve">  |  </w:t>
    </w:r>
    <w:r>
      <w:rPr>
        <w:sz w:val="16"/>
        <w:szCs w:val="16"/>
      </w:rPr>
      <w:fldChar w:fldCharType="begin"/>
    </w:r>
    <w:r>
      <w:rPr>
        <w:sz w:val="16"/>
        <w:szCs w:val="16"/>
      </w:rPr>
      <w:instrText xml:space="preserve"> STYLEREF  "Misys Cover Family/Product name"  \* MERGEFORMAT </w:instrText>
    </w:r>
    <w:r>
      <w:rPr>
        <w:sz w:val="16"/>
        <w:szCs w:val="16"/>
      </w:rPr>
      <w:fldChar w:fldCharType="separate"/>
    </w:r>
    <w:r w:rsidR="00161099">
      <w:rPr>
        <w:noProof/>
        <w:sz w:val="16"/>
        <w:szCs w:val="16"/>
      </w:rPr>
      <w:t>FusionInvest 7.1.3</w:t>
    </w:r>
    <w:r>
      <w:rPr>
        <w:sz w:val="16"/>
        <w:szCs w:val="16"/>
      </w:rPr>
      <w:fldChar w:fldCharType="end"/>
    </w:r>
    <w:r>
      <w:rPr>
        <w:sz w:val="16"/>
        <w:szCs w:val="16"/>
      </w:rPr>
      <w:t xml:space="preserve">  |  </w:t>
    </w:r>
    <w:r>
      <w:rPr>
        <w:sz w:val="16"/>
        <w:szCs w:val="16"/>
      </w:rPr>
      <w:fldChar w:fldCharType="begin"/>
    </w:r>
    <w:r>
      <w:rPr>
        <w:sz w:val="16"/>
        <w:szCs w:val="16"/>
      </w:rPr>
      <w:instrText xml:space="preserve"> STYLEREF  "Misys Cover Title"  \* MERGEFORMAT </w:instrText>
    </w:r>
    <w:r>
      <w:rPr>
        <w:sz w:val="16"/>
        <w:szCs w:val="16"/>
      </w:rPr>
      <w:fldChar w:fldCharType="separate"/>
    </w:r>
    <w:r w:rsidR="00161099">
      <w:rPr>
        <w:noProof/>
        <w:sz w:val="16"/>
        <w:szCs w:val="16"/>
      </w:rPr>
      <w:t>Management of Variation Margin for Listed Futures and Options</w:t>
    </w:r>
    <w:r>
      <w:rPr>
        <w:sz w:val="16"/>
        <w:szCs w:val="16"/>
      </w:rPr>
      <w:fldChar w:fldCharType="end"/>
    </w:r>
    <w:r>
      <w:rPr>
        <w:sz w:val="16"/>
        <w:szCs w:val="16"/>
      </w:rPr>
      <w:tab/>
    </w:r>
    <w:sdt>
      <w:sdtPr>
        <w:id w:val="-557789411"/>
        <w:docPartObj>
          <w:docPartGallery w:val="Page Numbers (Bottom of Page)"/>
          <w:docPartUnique/>
        </w:docPartObj>
      </w:sdtPr>
      <w:sdtEndPr>
        <w:rPr>
          <w:sz w:val="16"/>
          <w:szCs w:val="16"/>
        </w:rPr>
      </w:sdtEndPr>
      <w:sdtContent>
        <w:r w:rsidRPr="0064032F">
          <w:rPr>
            <w:sz w:val="16"/>
            <w:szCs w:val="16"/>
          </w:rPr>
          <w:fldChar w:fldCharType="begin"/>
        </w:r>
        <w:r w:rsidRPr="0064032F">
          <w:rPr>
            <w:sz w:val="16"/>
            <w:szCs w:val="16"/>
          </w:rPr>
          <w:instrText xml:space="preserve"> PAGE   \* MERGEFORMAT </w:instrText>
        </w:r>
        <w:r w:rsidRPr="0064032F">
          <w:rPr>
            <w:sz w:val="16"/>
            <w:szCs w:val="16"/>
          </w:rPr>
          <w:fldChar w:fldCharType="separate"/>
        </w:r>
        <w:r w:rsidR="00161099">
          <w:rPr>
            <w:noProof/>
            <w:sz w:val="16"/>
            <w:szCs w:val="16"/>
          </w:rPr>
          <w:t>22</w:t>
        </w:r>
        <w:r w:rsidRPr="0064032F">
          <w:rPr>
            <w:sz w:val="16"/>
            <w:szCs w:val="16"/>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E395E" w14:textId="77777777" w:rsidR="00A41F00" w:rsidRPr="004F4426" w:rsidRDefault="00A41F00">
    <w:pPr>
      <w:pStyle w:val="Footer"/>
      <w:rPr>
        <w:sz w:val="16"/>
        <w:szCs w:val="16"/>
      </w:rPr>
    </w:pPr>
    <w:r w:rsidRPr="00EA4106">
      <w:rPr>
        <w:rFonts w:cstheme="minorHAnsi"/>
        <w:sz w:val="16"/>
        <w:szCs w:val="16"/>
      </w:rPr>
      <w:t>©</w:t>
    </w:r>
    <w:r w:rsidRPr="00EA4106">
      <w:rPr>
        <w:sz w:val="16"/>
        <w:szCs w:val="16"/>
      </w:rPr>
      <w:t xml:space="preserve"> Misys  |  </w:t>
    </w:r>
    <w:r>
      <w:rPr>
        <w:sz w:val="16"/>
        <w:szCs w:val="16"/>
      </w:rPr>
      <w:fldChar w:fldCharType="begin"/>
    </w:r>
    <w:r>
      <w:rPr>
        <w:sz w:val="16"/>
        <w:szCs w:val="16"/>
      </w:rPr>
      <w:instrText xml:space="preserve"> DATE \@ "dd MMMM yyyy" </w:instrText>
    </w:r>
    <w:r>
      <w:rPr>
        <w:sz w:val="16"/>
        <w:szCs w:val="16"/>
      </w:rPr>
      <w:fldChar w:fldCharType="separate"/>
    </w:r>
    <w:ins w:id="8" w:author="Forcher, Pascale" w:date="2017-01-25T13:05:00Z">
      <w:r>
        <w:rPr>
          <w:noProof/>
          <w:sz w:val="16"/>
          <w:szCs w:val="16"/>
        </w:rPr>
        <w:t>25 January 2017</w:t>
      </w:r>
    </w:ins>
    <w:ins w:id="9" w:author="Mac Aodha, Sean" w:date="2017-01-11T11:25:00Z">
      <w:del w:id="10" w:author="Forcher, Pascale" w:date="2017-01-25T13:05:00Z">
        <w:r w:rsidDel="005F1DD2">
          <w:rPr>
            <w:noProof/>
            <w:sz w:val="16"/>
            <w:szCs w:val="16"/>
          </w:rPr>
          <w:delText>11 January 2017</w:delText>
        </w:r>
      </w:del>
    </w:ins>
    <w:ins w:id="11" w:author="James Shillingford" w:date="2017-01-09T09:00:00Z">
      <w:del w:id="12" w:author="Forcher, Pascale" w:date="2017-01-25T13:05:00Z">
        <w:r w:rsidDel="005F1DD2">
          <w:rPr>
            <w:noProof/>
            <w:sz w:val="16"/>
            <w:szCs w:val="16"/>
          </w:rPr>
          <w:delText>09 January 2017</w:delText>
        </w:r>
      </w:del>
    </w:ins>
    <w:del w:id="13" w:author="Forcher, Pascale" w:date="2017-01-25T13:05:00Z">
      <w:r w:rsidDel="005F1DD2">
        <w:rPr>
          <w:noProof/>
          <w:sz w:val="16"/>
          <w:szCs w:val="16"/>
        </w:rPr>
        <w:delText>08 January 2017</w:delText>
      </w:r>
    </w:del>
    <w:r>
      <w:rPr>
        <w:sz w:val="16"/>
        <w:szCs w:val="16"/>
      </w:rPr>
      <w:fldChar w:fldCharType="end"/>
    </w:r>
    <w:r>
      <w:rPr>
        <w:sz w:val="16"/>
        <w:szCs w:val="16"/>
      </w:rPr>
      <w:t xml:space="preserve">  |  Title XXXXXXXXXXX</w:t>
    </w:r>
    <w:r>
      <w:rPr>
        <w:sz w:val="16"/>
        <w:szCs w:val="16"/>
      </w:rPr>
      <w:softHyphen/>
    </w:r>
    <w:r>
      <w:rPr>
        <w:sz w:val="16"/>
        <w:szCs w:val="16"/>
      </w:rPr>
      <w:softHyphen/>
    </w:r>
    <w:r>
      <w:rPr>
        <w:sz w:val="16"/>
        <w:szCs w:val="16"/>
      </w:rPr>
      <w:tab/>
    </w:r>
    <w:r>
      <w:rPr>
        <w:sz w:val="16"/>
        <w:szCs w:val="16"/>
      </w:rPr>
      <w:tab/>
    </w:r>
    <w:sdt>
      <w:sdtPr>
        <w:id w:val="-251900017"/>
        <w:docPartObj>
          <w:docPartGallery w:val="Page Numbers (Bottom of Page)"/>
          <w:docPartUnique/>
        </w:docPartObj>
      </w:sdtPr>
      <w:sdtEndPr>
        <w:rPr>
          <w:sz w:val="16"/>
          <w:szCs w:val="16"/>
        </w:rPr>
      </w:sdtEndPr>
      <w:sdtContent>
        <w:r w:rsidRPr="0064032F">
          <w:rPr>
            <w:sz w:val="16"/>
            <w:szCs w:val="16"/>
          </w:rPr>
          <w:fldChar w:fldCharType="begin"/>
        </w:r>
        <w:r w:rsidRPr="0064032F">
          <w:rPr>
            <w:sz w:val="16"/>
            <w:szCs w:val="16"/>
          </w:rPr>
          <w:instrText xml:space="preserve"> PAGE   \* MERGEFORMAT </w:instrText>
        </w:r>
        <w:r w:rsidRPr="0064032F">
          <w:rPr>
            <w:sz w:val="16"/>
            <w:szCs w:val="16"/>
          </w:rPr>
          <w:fldChar w:fldCharType="separate"/>
        </w:r>
        <w:r w:rsidR="00E7429F">
          <w:rPr>
            <w:noProof/>
            <w:sz w:val="16"/>
            <w:szCs w:val="16"/>
          </w:rPr>
          <w:t>0</w:t>
        </w:r>
        <w:r w:rsidRPr="0064032F">
          <w:rPr>
            <w:sz w:val="16"/>
            <w:szCs w:val="16"/>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C54CE8" w14:textId="77777777" w:rsidR="002E3F26" w:rsidRDefault="002E3F26" w:rsidP="00555870">
      <w:r>
        <w:separator/>
      </w:r>
    </w:p>
  </w:footnote>
  <w:footnote w:type="continuationSeparator" w:id="0">
    <w:p w14:paraId="0A2C998C" w14:textId="77777777" w:rsidR="002E3F26" w:rsidRDefault="002E3F26" w:rsidP="005558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6288"/>
    <w:multiLevelType w:val="hybridMultilevel"/>
    <w:tmpl w:val="92F42D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60F8D"/>
    <w:multiLevelType w:val="hybridMultilevel"/>
    <w:tmpl w:val="C3C8617A"/>
    <w:lvl w:ilvl="0" w:tplc="727ED068">
      <w:start w:val="1"/>
      <w:numFmt w:val="bullet"/>
      <w:lvlText w:val="-"/>
      <w:lvlJc w:val="left"/>
      <w:pPr>
        <w:ind w:left="417" w:hanging="360"/>
      </w:pPr>
      <w:rPr>
        <w:rFonts w:ascii="Arial" w:eastAsiaTheme="minorHAnsi" w:hAnsi="Arial" w:cs="Arial" w:hint="default"/>
      </w:rPr>
    </w:lvl>
    <w:lvl w:ilvl="1" w:tplc="04090003" w:tentative="1">
      <w:start w:val="1"/>
      <w:numFmt w:val="bullet"/>
      <w:lvlText w:val="o"/>
      <w:lvlJc w:val="left"/>
      <w:pPr>
        <w:ind w:left="1137" w:hanging="360"/>
      </w:pPr>
      <w:rPr>
        <w:rFonts w:ascii="Courier New" w:hAnsi="Courier New" w:cs="Courier New" w:hint="default"/>
      </w:rPr>
    </w:lvl>
    <w:lvl w:ilvl="2" w:tplc="04090005" w:tentative="1">
      <w:start w:val="1"/>
      <w:numFmt w:val="bullet"/>
      <w:lvlText w:val=""/>
      <w:lvlJc w:val="left"/>
      <w:pPr>
        <w:ind w:left="1857" w:hanging="360"/>
      </w:pPr>
      <w:rPr>
        <w:rFonts w:ascii="Wingdings" w:hAnsi="Wingdings" w:hint="default"/>
      </w:rPr>
    </w:lvl>
    <w:lvl w:ilvl="3" w:tplc="04090001" w:tentative="1">
      <w:start w:val="1"/>
      <w:numFmt w:val="bullet"/>
      <w:lvlText w:val=""/>
      <w:lvlJc w:val="left"/>
      <w:pPr>
        <w:ind w:left="2577" w:hanging="360"/>
      </w:pPr>
      <w:rPr>
        <w:rFonts w:ascii="Symbol" w:hAnsi="Symbol" w:hint="default"/>
      </w:rPr>
    </w:lvl>
    <w:lvl w:ilvl="4" w:tplc="04090003" w:tentative="1">
      <w:start w:val="1"/>
      <w:numFmt w:val="bullet"/>
      <w:lvlText w:val="o"/>
      <w:lvlJc w:val="left"/>
      <w:pPr>
        <w:ind w:left="3297" w:hanging="360"/>
      </w:pPr>
      <w:rPr>
        <w:rFonts w:ascii="Courier New" w:hAnsi="Courier New" w:cs="Courier New" w:hint="default"/>
      </w:rPr>
    </w:lvl>
    <w:lvl w:ilvl="5" w:tplc="04090005" w:tentative="1">
      <w:start w:val="1"/>
      <w:numFmt w:val="bullet"/>
      <w:lvlText w:val=""/>
      <w:lvlJc w:val="left"/>
      <w:pPr>
        <w:ind w:left="4017" w:hanging="360"/>
      </w:pPr>
      <w:rPr>
        <w:rFonts w:ascii="Wingdings" w:hAnsi="Wingdings" w:hint="default"/>
      </w:rPr>
    </w:lvl>
    <w:lvl w:ilvl="6" w:tplc="04090001" w:tentative="1">
      <w:start w:val="1"/>
      <w:numFmt w:val="bullet"/>
      <w:lvlText w:val=""/>
      <w:lvlJc w:val="left"/>
      <w:pPr>
        <w:ind w:left="4737" w:hanging="360"/>
      </w:pPr>
      <w:rPr>
        <w:rFonts w:ascii="Symbol" w:hAnsi="Symbol" w:hint="default"/>
      </w:rPr>
    </w:lvl>
    <w:lvl w:ilvl="7" w:tplc="04090003" w:tentative="1">
      <w:start w:val="1"/>
      <w:numFmt w:val="bullet"/>
      <w:lvlText w:val="o"/>
      <w:lvlJc w:val="left"/>
      <w:pPr>
        <w:ind w:left="5457" w:hanging="360"/>
      </w:pPr>
      <w:rPr>
        <w:rFonts w:ascii="Courier New" w:hAnsi="Courier New" w:cs="Courier New" w:hint="default"/>
      </w:rPr>
    </w:lvl>
    <w:lvl w:ilvl="8" w:tplc="04090005" w:tentative="1">
      <w:start w:val="1"/>
      <w:numFmt w:val="bullet"/>
      <w:lvlText w:val=""/>
      <w:lvlJc w:val="left"/>
      <w:pPr>
        <w:ind w:left="6177" w:hanging="360"/>
      </w:pPr>
      <w:rPr>
        <w:rFonts w:ascii="Wingdings" w:hAnsi="Wingdings" w:hint="default"/>
      </w:rPr>
    </w:lvl>
  </w:abstractNum>
  <w:abstractNum w:abstractNumId="2" w15:restartNumberingAfterBreak="0">
    <w:nsid w:val="0CF83049"/>
    <w:multiLevelType w:val="multilevel"/>
    <w:tmpl w:val="5B183682"/>
    <w:styleLink w:val="MisysListstyle"/>
    <w:lvl w:ilvl="0">
      <w:start w:val="1"/>
      <w:numFmt w:val="decimal"/>
      <w:lvlText w:val="%1."/>
      <w:lvlJc w:val="left"/>
      <w:pPr>
        <w:ind w:left="360" w:hanging="360"/>
      </w:pPr>
      <w:rPr>
        <w:rFonts w:hint="default"/>
        <w:color w:val="auto"/>
        <w:sz w:val="20"/>
      </w:rPr>
    </w:lvl>
    <w:lvl w:ilvl="1">
      <w:start w:val="1"/>
      <w:numFmt w:val="upp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upperLetter"/>
      <w:lvlText w:val="%5."/>
      <w:lvlJc w:val="left"/>
      <w:pPr>
        <w:ind w:left="1800" w:hanging="360"/>
      </w:pPr>
      <w:rPr>
        <w:rFonts w:hint="default"/>
      </w:rPr>
    </w:lvl>
    <w:lvl w:ilvl="5">
      <w:start w:val="1"/>
      <w:numFmt w:val="upp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upperLetter"/>
      <w:lvlText w:val="%8."/>
      <w:lvlJc w:val="left"/>
      <w:pPr>
        <w:ind w:left="2880" w:hanging="360"/>
      </w:pPr>
      <w:rPr>
        <w:rFonts w:hint="default"/>
      </w:rPr>
    </w:lvl>
    <w:lvl w:ilvl="8">
      <w:start w:val="1"/>
      <w:numFmt w:val="upperRoman"/>
      <w:lvlText w:val="%9."/>
      <w:lvlJc w:val="left"/>
      <w:pPr>
        <w:ind w:left="3240" w:hanging="360"/>
      </w:pPr>
      <w:rPr>
        <w:rFonts w:hint="default"/>
      </w:rPr>
    </w:lvl>
  </w:abstractNum>
  <w:abstractNum w:abstractNumId="3" w15:restartNumberingAfterBreak="0">
    <w:nsid w:val="11F47CCD"/>
    <w:multiLevelType w:val="hybridMultilevel"/>
    <w:tmpl w:val="EBB62A96"/>
    <w:lvl w:ilvl="0" w:tplc="0B3E9B64">
      <w:start w:val="1"/>
      <w:numFmt w:val="bullet"/>
      <w:pStyle w:val="MisysTextBodyBulletPointLv1"/>
      <w:lvlText w:val=""/>
      <w:lvlJc w:val="left"/>
      <w:pPr>
        <w:tabs>
          <w:tab w:val="num" w:pos="28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CF218E"/>
    <w:multiLevelType w:val="hybridMultilevel"/>
    <w:tmpl w:val="0B12ED6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15:restartNumberingAfterBreak="0">
    <w:nsid w:val="205B7C2E"/>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15:restartNumberingAfterBreak="0">
    <w:nsid w:val="4038655F"/>
    <w:multiLevelType w:val="hybridMultilevel"/>
    <w:tmpl w:val="43E0799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 w15:restartNumberingAfterBreak="0">
    <w:nsid w:val="40ED0AA7"/>
    <w:multiLevelType w:val="hybridMultilevel"/>
    <w:tmpl w:val="913C2C46"/>
    <w:lvl w:ilvl="0" w:tplc="4502EDF6">
      <w:start w:val="1"/>
      <w:numFmt w:val="bullet"/>
      <w:pStyle w:val="MisysTextBodyBulletPointLv4"/>
      <w:lvlText w:val="o"/>
      <w:lvlJc w:val="left"/>
      <w:pPr>
        <w:ind w:left="1571" w:hanging="360"/>
      </w:pPr>
      <w:rPr>
        <w:rFonts w:ascii="Courier New" w:hAnsi="Courier New" w:cs="Courier New"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8" w15:restartNumberingAfterBreak="0">
    <w:nsid w:val="435260F8"/>
    <w:multiLevelType w:val="hybridMultilevel"/>
    <w:tmpl w:val="4BA2DCE2"/>
    <w:lvl w:ilvl="0" w:tplc="47643274">
      <w:start w:val="1"/>
      <w:numFmt w:val="bullet"/>
      <w:pStyle w:val="MisysTextBodyBulletPointLv3"/>
      <w:lvlText w:val="›"/>
      <w:lvlJc w:val="left"/>
      <w:pPr>
        <w:ind w:left="1287" w:hanging="360"/>
      </w:pPr>
      <w:rPr>
        <w:rFonts w:ascii="Arial" w:hAnsi="Arial" w:hint="default"/>
        <w:color w:val="auto"/>
        <w:sz w:val="20"/>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43D63621"/>
    <w:multiLevelType w:val="hybridMultilevel"/>
    <w:tmpl w:val="C56A0232"/>
    <w:lvl w:ilvl="0" w:tplc="C0680654">
      <w:start w:val="9"/>
      <w:numFmt w:val="bullet"/>
      <w:lvlText w:val="-"/>
      <w:lvlJc w:val="left"/>
      <w:pPr>
        <w:ind w:left="720" w:hanging="360"/>
      </w:pPr>
      <w:rPr>
        <w:rFonts w:ascii="Arial" w:eastAsiaTheme="minorHAnsi" w:hAnsi="Arial" w:cs="Aria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CE55D57"/>
    <w:multiLevelType w:val="hybridMultilevel"/>
    <w:tmpl w:val="155EFA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70A70B99"/>
    <w:multiLevelType w:val="singleLevel"/>
    <w:tmpl w:val="9AFAD020"/>
    <w:lvl w:ilvl="0">
      <w:start w:val="1"/>
      <w:numFmt w:val="bullet"/>
      <w:pStyle w:val="MisysTextBodyBulletPointLv2"/>
      <w:lvlText w:val="–"/>
      <w:lvlJc w:val="left"/>
      <w:pPr>
        <w:tabs>
          <w:tab w:val="num" w:pos="567"/>
        </w:tabs>
        <w:ind w:left="567" w:hanging="283"/>
      </w:pPr>
      <w:rPr>
        <w:rFonts w:ascii="Arial" w:hAnsi="Arial" w:hint="default"/>
        <w:color w:val="auto"/>
        <w:sz w:val="20"/>
      </w:rPr>
    </w:lvl>
  </w:abstractNum>
  <w:num w:numId="1">
    <w:abstractNumId w:val="2"/>
  </w:num>
  <w:num w:numId="2">
    <w:abstractNumId w:val="11"/>
  </w:num>
  <w:num w:numId="3">
    <w:abstractNumId w:val="5"/>
  </w:num>
  <w:num w:numId="4">
    <w:abstractNumId w:val="3"/>
  </w:num>
  <w:num w:numId="5">
    <w:abstractNumId w:val="8"/>
  </w:num>
  <w:num w:numId="6">
    <w:abstractNumId w:val="7"/>
  </w:num>
  <w:num w:numId="7">
    <w:abstractNumId w:val="9"/>
  </w:num>
  <w:num w:numId="8">
    <w:abstractNumId w:val="0"/>
  </w:num>
  <w:num w:numId="9">
    <w:abstractNumId w:val="10"/>
  </w:num>
  <w:num w:numId="10">
    <w:abstractNumId w:val="4"/>
  </w:num>
  <w:num w:numId="11">
    <w:abstractNumId w:val="1"/>
  </w:num>
  <w:num w:numId="12">
    <w:abstractNumId w:val="6"/>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orcher, Pascale">
    <w15:presenceInfo w15:providerId="AD" w15:userId="S-1-5-21-1914378695-1302515424-3380946746-182126"/>
  </w15:person>
  <w15:person w15:author="James Shillingford">
    <w15:presenceInfo w15:providerId="AD" w15:userId="S-1-5-21-1349479734-692933964-1537874043-6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B2C"/>
    <w:rsid w:val="00001339"/>
    <w:rsid w:val="0001742E"/>
    <w:rsid w:val="00020AF0"/>
    <w:rsid w:val="00023579"/>
    <w:rsid w:val="00026FD7"/>
    <w:rsid w:val="00037184"/>
    <w:rsid w:val="00051ECB"/>
    <w:rsid w:val="00051F98"/>
    <w:rsid w:val="00052126"/>
    <w:rsid w:val="0005680D"/>
    <w:rsid w:val="00063607"/>
    <w:rsid w:val="00066E07"/>
    <w:rsid w:val="00067C78"/>
    <w:rsid w:val="00072642"/>
    <w:rsid w:val="000828A3"/>
    <w:rsid w:val="00095BE7"/>
    <w:rsid w:val="000A1786"/>
    <w:rsid w:val="000B6EE7"/>
    <w:rsid w:val="000C40D3"/>
    <w:rsid w:val="000C45E5"/>
    <w:rsid w:val="000C47EF"/>
    <w:rsid w:val="000C5A88"/>
    <w:rsid w:val="000C6BD6"/>
    <w:rsid w:val="000D493A"/>
    <w:rsid w:val="000E0B3C"/>
    <w:rsid w:val="000E5859"/>
    <w:rsid w:val="000F0D0D"/>
    <w:rsid w:val="00102E99"/>
    <w:rsid w:val="00104380"/>
    <w:rsid w:val="0010578F"/>
    <w:rsid w:val="00106BDB"/>
    <w:rsid w:val="001073B5"/>
    <w:rsid w:val="00111DFA"/>
    <w:rsid w:val="00113CCA"/>
    <w:rsid w:val="00115FC5"/>
    <w:rsid w:val="00121335"/>
    <w:rsid w:val="0012375B"/>
    <w:rsid w:val="00126857"/>
    <w:rsid w:val="00127B2E"/>
    <w:rsid w:val="00131754"/>
    <w:rsid w:val="00161099"/>
    <w:rsid w:val="001646A9"/>
    <w:rsid w:val="00166BED"/>
    <w:rsid w:val="00175908"/>
    <w:rsid w:val="0018223F"/>
    <w:rsid w:val="001823D2"/>
    <w:rsid w:val="00183E9C"/>
    <w:rsid w:val="001855D2"/>
    <w:rsid w:val="001863F9"/>
    <w:rsid w:val="001A242F"/>
    <w:rsid w:val="001A2D93"/>
    <w:rsid w:val="001A76F6"/>
    <w:rsid w:val="001A7DFA"/>
    <w:rsid w:val="001B000E"/>
    <w:rsid w:val="001B0CA0"/>
    <w:rsid w:val="001B26A3"/>
    <w:rsid w:val="001C1992"/>
    <w:rsid w:val="001C34FB"/>
    <w:rsid w:val="001D0211"/>
    <w:rsid w:val="001E44AF"/>
    <w:rsid w:val="001F7327"/>
    <w:rsid w:val="00201D05"/>
    <w:rsid w:val="00240A12"/>
    <w:rsid w:val="00251B17"/>
    <w:rsid w:val="002638C9"/>
    <w:rsid w:val="00264F45"/>
    <w:rsid w:val="00265071"/>
    <w:rsid w:val="00265BB3"/>
    <w:rsid w:val="002810B9"/>
    <w:rsid w:val="00282882"/>
    <w:rsid w:val="002835DF"/>
    <w:rsid w:val="002971C9"/>
    <w:rsid w:val="002B0E34"/>
    <w:rsid w:val="002B3BC8"/>
    <w:rsid w:val="002B5181"/>
    <w:rsid w:val="002D19C0"/>
    <w:rsid w:val="002E3F26"/>
    <w:rsid w:val="003027C3"/>
    <w:rsid w:val="003079EB"/>
    <w:rsid w:val="00311E1B"/>
    <w:rsid w:val="003124F4"/>
    <w:rsid w:val="00325B43"/>
    <w:rsid w:val="00335D5B"/>
    <w:rsid w:val="003366F4"/>
    <w:rsid w:val="00354A5C"/>
    <w:rsid w:val="00355845"/>
    <w:rsid w:val="00364344"/>
    <w:rsid w:val="00366DFF"/>
    <w:rsid w:val="00366F7A"/>
    <w:rsid w:val="00381485"/>
    <w:rsid w:val="003A5A43"/>
    <w:rsid w:val="003A5AE5"/>
    <w:rsid w:val="003A5B65"/>
    <w:rsid w:val="003B35F0"/>
    <w:rsid w:val="003B3D44"/>
    <w:rsid w:val="003C0EDF"/>
    <w:rsid w:val="003C25F7"/>
    <w:rsid w:val="003C2DD6"/>
    <w:rsid w:val="003C70EF"/>
    <w:rsid w:val="003E46DE"/>
    <w:rsid w:val="00402CA3"/>
    <w:rsid w:val="00403F4D"/>
    <w:rsid w:val="004211C2"/>
    <w:rsid w:val="00426A67"/>
    <w:rsid w:val="00440215"/>
    <w:rsid w:val="00442935"/>
    <w:rsid w:val="004662D4"/>
    <w:rsid w:val="004709F9"/>
    <w:rsid w:val="0047381D"/>
    <w:rsid w:val="004774C2"/>
    <w:rsid w:val="00477E81"/>
    <w:rsid w:val="00484C74"/>
    <w:rsid w:val="00486FFD"/>
    <w:rsid w:val="00495B16"/>
    <w:rsid w:val="004A2D6A"/>
    <w:rsid w:val="004A73D1"/>
    <w:rsid w:val="004B5DE5"/>
    <w:rsid w:val="004B6371"/>
    <w:rsid w:val="004B7645"/>
    <w:rsid w:val="004C4813"/>
    <w:rsid w:val="004C761C"/>
    <w:rsid w:val="004E0BCE"/>
    <w:rsid w:val="004E1455"/>
    <w:rsid w:val="004E2880"/>
    <w:rsid w:val="004E322C"/>
    <w:rsid w:val="004E7646"/>
    <w:rsid w:val="004F3A35"/>
    <w:rsid w:val="004F4426"/>
    <w:rsid w:val="0050680E"/>
    <w:rsid w:val="0051332A"/>
    <w:rsid w:val="00523A29"/>
    <w:rsid w:val="00525C70"/>
    <w:rsid w:val="00537812"/>
    <w:rsid w:val="00540A1D"/>
    <w:rsid w:val="00547102"/>
    <w:rsid w:val="0055307D"/>
    <w:rsid w:val="00555870"/>
    <w:rsid w:val="005561AF"/>
    <w:rsid w:val="00557719"/>
    <w:rsid w:val="00564622"/>
    <w:rsid w:val="00565B34"/>
    <w:rsid w:val="00573958"/>
    <w:rsid w:val="005860BA"/>
    <w:rsid w:val="00597251"/>
    <w:rsid w:val="005A08F3"/>
    <w:rsid w:val="005A156F"/>
    <w:rsid w:val="005B3252"/>
    <w:rsid w:val="005B7188"/>
    <w:rsid w:val="005C10D5"/>
    <w:rsid w:val="005C153D"/>
    <w:rsid w:val="005D5112"/>
    <w:rsid w:val="005E1F24"/>
    <w:rsid w:val="005E48F5"/>
    <w:rsid w:val="005E6564"/>
    <w:rsid w:val="005E66B7"/>
    <w:rsid w:val="005F1DD2"/>
    <w:rsid w:val="005F7E4B"/>
    <w:rsid w:val="00601317"/>
    <w:rsid w:val="00601DA6"/>
    <w:rsid w:val="00602AD8"/>
    <w:rsid w:val="00602CF9"/>
    <w:rsid w:val="0060617C"/>
    <w:rsid w:val="0060765A"/>
    <w:rsid w:val="00610598"/>
    <w:rsid w:val="00614518"/>
    <w:rsid w:val="006210E1"/>
    <w:rsid w:val="006213F8"/>
    <w:rsid w:val="00623B28"/>
    <w:rsid w:val="00623CF3"/>
    <w:rsid w:val="006267E3"/>
    <w:rsid w:val="00631BA4"/>
    <w:rsid w:val="00634183"/>
    <w:rsid w:val="0064032F"/>
    <w:rsid w:val="0064348F"/>
    <w:rsid w:val="0064590C"/>
    <w:rsid w:val="00647F32"/>
    <w:rsid w:val="00656062"/>
    <w:rsid w:val="0065667A"/>
    <w:rsid w:val="006619D1"/>
    <w:rsid w:val="00662C76"/>
    <w:rsid w:val="00665D8F"/>
    <w:rsid w:val="00671449"/>
    <w:rsid w:val="00674DA4"/>
    <w:rsid w:val="0068240E"/>
    <w:rsid w:val="0068273E"/>
    <w:rsid w:val="00686EBE"/>
    <w:rsid w:val="006870C5"/>
    <w:rsid w:val="006877A1"/>
    <w:rsid w:val="00693AA6"/>
    <w:rsid w:val="00694F48"/>
    <w:rsid w:val="006B004B"/>
    <w:rsid w:val="006B50B4"/>
    <w:rsid w:val="006D52ED"/>
    <w:rsid w:val="006E0D1A"/>
    <w:rsid w:val="006E4921"/>
    <w:rsid w:val="006F0159"/>
    <w:rsid w:val="007047F3"/>
    <w:rsid w:val="00707316"/>
    <w:rsid w:val="00716FD4"/>
    <w:rsid w:val="00722611"/>
    <w:rsid w:val="00741F74"/>
    <w:rsid w:val="00744D3F"/>
    <w:rsid w:val="00750C19"/>
    <w:rsid w:val="00751B94"/>
    <w:rsid w:val="00752C38"/>
    <w:rsid w:val="00755863"/>
    <w:rsid w:val="007559D6"/>
    <w:rsid w:val="00765D7E"/>
    <w:rsid w:val="007667C8"/>
    <w:rsid w:val="0077416C"/>
    <w:rsid w:val="007766C7"/>
    <w:rsid w:val="00781288"/>
    <w:rsid w:val="0078701A"/>
    <w:rsid w:val="00792C52"/>
    <w:rsid w:val="0079717D"/>
    <w:rsid w:val="00797CEB"/>
    <w:rsid w:val="007A56E4"/>
    <w:rsid w:val="007B133D"/>
    <w:rsid w:val="007B295B"/>
    <w:rsid w:val="007B36FE"/>
    <w:rsid w:val="007C18DC"/>
    <w:rsid w:val="007C6DD1"/>
    <w:rsid w:val="007D0E6D"/>
    <w:rsid w:val="00811B2C"/>
    <w:rsid w:val="008125D4"/>
    <w:rsid w:val="0082069A"/>
    <w:rsid w:val="0082100B"/>
    <w:rsid w:val="00823FEB"/>
    <w:rsid w:val="00841323"/>
    <w:rsid w:val="00842399"/>
    <w:rsid w:val="0084380E"/>
    <w:rsid w:val="008472B5"/>
    <w:rsid w:val="00854868"/>
    <w:rsid w:val="008574EC"/>
    <w:rsid w:val="00862BBB"/>
    <w:rsid w:val="008716B4"/>
    <w:rsid w:val="00872691"/>
    <w:rsid w:val="0088068B"/>
    <w:rsid w:val="008905CA"/>
    <w:rsid w:val="00892A06"/>
    <w:rsid w:val="008B0AC0"/>
    <w:rsid w:val="008B1633"/>
    <w:rsid w:val="008B4C0E"/>
    <w:rsid w:val="008B4EEA"/>
    <w:rsid w:val="008B5E74"/>
    <w:rsid w:val="008C2BAA"/>
    <w:rsid w:val="008C4FBC"/>
    <w:rsid w:val="008E0856"/>
    <w:rsid w:val="008E37CC"/>
    <w:rsid w:val="008E5949"/>
    <w:rsid w:val="00904D37"/>
    <w:rsid w:val="0092002C"/>
    <w:rsid w:val="009205D2"/>
    <w:rsid w:val="009255ED"/>
    <w:rsid w:val="009327BE"/>
    <w:rsid w:val="00944EF7"/>
    <w:rsid w:val="00955DC9"/>
    <w:rsid w:val="009762D8"/>
    <w:rsid w:val="00976A1B"/>
    <w:rsid w:val="00984AF7"/>
    <w:rsid w:val="0099475B"/>
    <w:rsid w:val="00994A88"/>
    <w:rsid w:val="00997FA1"/>
    <w:rsid w:val="009C0873"/>
    <w:rsid w:val="009D0181"/>
    <w:rsid w:val="009E33B6"/>
    <w:rsid w:val="009E394A"/>
    <w:rsid w:val="009E3BBA"/>
    <w:rsid w:val="009E4763"/>
    <w:rsid w:val="00A07EAF"/>
    <w:rsid w:val="00A31552"/>
    <w:rsid w:val="00A3322F"/>
    <w:rsid w:val="00A36C84"/>
    <w:rsid w:val="00A373D8"/>
    <w:rsid w:val="00A41136"/>
    <w:rsid w:val="00A41F00"/>
    <w:rsid w:val="00A468A7"/>
    <w:rsid w:val="00A6060A"/>
    <w:rsid w:val="00A62BF5"/>
    <w:rsid w:val="00A6390F"/>
    <w:rsid w:val="00A67A2F"/>
    <w:rsid w:val="00A77D49"/>
    <w:rsid w:val="00A8729D"/>
    <w:rsid w:val="00A87F28"/>
    <w:rsid w:val="00A925AD"/>
    <w:rsid w:val="00A94055"/>
    <w:rsid w:val="00AA1793"/>
    <w:rsid w:val="00AC1099"/>
    <w:rsid w:val="00AD02E0"/>
    <w:rsid w:val="00AD4376"/>
    <w:rsid w:val="00AE3E0E"/>
    <w:rsid w:val="00AE6E58"/>
    <w:rsid w:val="00AE7798"/>
    <w:rsid w:val="00AF2848"/>
    <w:rsid w:val="00AF6A4C"/>
    <w:rsid w:val="00B04848"/>
    <w:rsid w:val="00B064BE"/>
    <w:rsid w:val="00B06E1F"/>
    <w:rsid w:val="00B0723B"/>
    <w:rsid w:val="00B10838"/>
    <w:rsid w:val="00B1090F"/>
    <w:rsid w:val="00B21E12"/>
    <w:rsid w:val="00B23FDB"/>
    <w:rsid w:val="00B30985"/>
    <w:rsid w:val="00B33167"/>
    <w:rsid w:val="00B33BD9"/>
    <w:rsid w:val="00B359DD"/>
    <w:rsid w:val="00B36792"/>
    <w:rsid w:val="00B47D22"/>
    <w:rsid w:val="00B5327A"/>
    <w:rsid w:val="00B64A6D"/>
    <w:rsid w:val="00B7451A"/>
    <w:rsid w:val="00B80FA8"/>
    <w:rsid w:val="00B840DC"/>
    <w:rsid w:val="00B9146F"/>
    <w:rsid w:val="00B96CFC"/>
    <w:rsid w:val="00BA78A7"/>
    <w:rsid w:val="00BB0F25"/>
    <w:rsid w:val="00BC2A85"/>
    <w:rsid w:val="00BC3E7D"/>
    <w:rsid w:val="00BD1D4E"/>
    <w:rsid w:val="00BD4BF4"/>
    <w:rsid w:val="00BF2F91"/>
    <w:rsid w:val="00BF2FBF"/>
    <w:rsid w:val="00BF516E"/>
    <w:rsid w:val="00BF57F3"/>
    <w:rsid w:val="00C167D9"/>
    <w:rsid w:val="00C7772A"/>
    <w:rsid w:val="00C77B2E"/>
    <w:rsid w:val="00C77E52"/>
    <w:rsid w:val="00C971B3"/>
    <w:rsid w:val="00CA2A63"/>
    <w:rsid w:val="00CB157C"/>
    <w:rsid w:val="00CB6A5E"/>
    <w:rsid w:val="00CC2F00"/>
    <w:rsid w:val="00CD6FE5"/>
    <w:rsid w:val="00CE162F"/>
    <w:rsid w:val="00CE3A5B"/>
    <w:rsid w:val="00CF2BD1"/>
    <w:rsid w:val="00CF4B97"/>
    <w:rsid w:val="00CF6C74"/>
    <w:rsid w:val="00D00DCC"/>
    <w:rsid w:val="00D013D2"/>
    <w:rsid w:val="00D10039"/>
    <w:rsid w:val="00D30995"/>
    <w:rsid w:val="00D31D95"/>
    <w:rsid w:val="00D403B4"/>
    <w:rsid w:val="00D419EF"/>
    <w:rsid w:val="00D52886"/>
    <w:rsid w:val="00D53567"/>
    <w:rsid w:val="00D55F66"/>
    <w:rsid w:val="00D638C9"/>
    <w:rsid w:val="00D82000"/>
    <w:rsid w:val="00D85826"/>
    <w:rsid w:val="00D86EAE"/>
    <w:rsid w:val="00DA5029"/>
    <w:rsid w:val="00DA5DF0"/>
    <w:rsid w:val="00DB2C6C"/>
    <w:rsid w:val="00DC0A91"/>
    <w:rsid w:val="00DE5C99"/>
    <w:rsid w:val="00DF7479"/>
    <w:rsid w:val="00E20836"/>
    <w:rsid w:val="00E30A8A"/>
    <w:rsid w:val="00E36880"/>
    <w:rsid w:val="00E47E43"/>
    <w:rsid w:val="00E511F0"/>
    <w:rsid w:val="00E52736"/>
    <w:rsid w:val="00E60ACE"/>
    <w:rsid w:val="00E70786"/>
    <w:rsid w:val="00E73F5D"/>
    <w:rsid w:val="00E740BF"/>
    <w:rsid w:val="00E7429F"/>
    <w:rsid w:val="00E76D4B"/>
    <w:rsid w:val="00E8241B"/>
    <w:rsid w:val="00E83B0F"/>
    <w:rsid w:val="00E85609"/>
    <w:rsid w:val="00E876CA"/>
    <w:rsid w:val="00EA4106"/>
    <w:rsid w:val="00EA44D3"/>
    <w:rsid w:val="00EA7754"/>
    <w:rsid w:val="00EB3095"/>
    <w:rsid w:val="00EB4F71"/>
    <w:rsid w:val="00EB6D6E"/>
    <w:rsid w:val="00ED0892"/>
    <w:rsid w:val="00ED0971"/>
    <w:rsid w:val="00ED2C0F"/>
    <w:rsid w:val="00ED5682"/>
    <w:rsid w:val="00ED7395"/>
    <w:rsid w:val="00ED74C4"/>
    <w:rsid w:val="00EE431B"/>
    <w:rsid w:val="00EF0B7C"/>
    <w:rsid w:val="00EF13C4"/>
    <w:rsid w:val="00EF3E1C"/>
    <w:rsid w:val="00F004D2"/>
    <w:rsid w:val="00F07326"/>
    <w:rsid w:val="00F224F0"/>
    <w:rsid w:val="00F27213"/>
    <w:rsid w:val="00F32883"/>
    <w:rsid w:val="00F33692"/>
    <w:rsid w:val="00F37955"/>
    <w:rsid w:val="00F42FCD"/>
    <w:rsid w:val="00F4471B"/>
    <w:rsid w:val="00F44D80"/>
    <w:rsid w:val="00F46FE3"/>
    <w:rsid w:val="00F50695"/>
    <w:rsid w:val="00F524ED"/>
    <w:rsid w:val="00F6066E"/>
    <w:rsid w:val="00F63EC2"/>
    <w:rsid w:val="00F71B96"/>
    <w:rsid w:val="00F71EA8"/>
    <w:rsid w:val="00F81CE4"/>
    <w:rsid w:val="00F971E0"/>
    <w:rsid w:val="00FA1545"/>
    <w:rsid w:val="00FB0560"/>
    <w:rsid w:val="00FB1820"/>
    <w:rsid w:val="00FC263F"/>
    <w:rsid w:val="00FC3A35"/>
    <w:rsid w:val="00FD5431"/>
    <w:rsid w:val="00FE4AE4"/>
    <w:rsid w:val="00FE60EF"/>
    <w:rsid w:val="00FF12B6"/>
    <w:rsid w:val="00FF6C6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BF6FB6"/>
  <w15:docId w15:val="{2AA686F1-739C-44F1-AAFA-E1E59078A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313131" w:themeColor="text1"/>
        <w:lang w:val="en-GB" w:eastAsia="en-US" w:bidi="ar-SA"/>
      </w:rPr>
    </w:rPrDefault>
    <w:pPrDefault>
      <w:pPr>
        <w:spacing w:after="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0B7C"/>
    <w:pPr>
      <w:spacing w:line="240" w:lineRule="auto"/>
    </w:pPr>
  </w:style>
  <w:style w:type="paragraph" w:styleId="Heading1">
    <w:name w:val="heading 1"/>
    <w:basedOn w:val="Normal"/>
    <w:next w:val="Normal"/>
    <w:link w:val="Heading1Char"/>
    <w:uiPriority w:val="9"/>
    <w:semiHidden/>
    <w:qFormat/>
    <w:rsid w:val="003A5A43"/>
    <w:pPr>
      <w:keepNext/>
      <w:keepLines/>
      <w:numPr>
        <w:numId w:val="3"/>
      </w:numPr>
      <w:spacing w:before="240"/>
      <w:outlineLvl w:val="0"/>
    </w:pPr>
    <w:rPr>
      <w:rFonts w:asciiTheme="majorHAnsi" w:eastAsiaTheme="majorEastAsia" w:hAnsiTheme="majorHAnsi" w:cstheme="majorBidi"/>
      <w:b/>
      <w:color w:val="27AFA3" w:themeColor="accent1"/>
      <w:sz w:val="24"/>
      <w:szCs w:val="32"/>
    </w:rPr>
  </w:style>
  <w:style w:type="paragraph" w:styleId="Heading2">
    <w:name w:val="heading 2"/>
    <w:basedOn w:val="Normal"/>
    <w:next w:val="Normal"/>
    <w:link w:val="Heading2Char"/>
    <w:uiPriority w:val="9"/>
    <w:semiHidden/>
    <w:rsid w:val="003A5A43"/>
    <w:pPr>
      <w:keepNext/>
      <w:keepLines/>
      <w:numPr>
        <w:ilvl w:val="1"/>
        <w:numId w:val="3"/>
      </w:numPr>
      <w:spacing w:before="40"/>
      <w:outlineLvl w:val="1"/>
    </w:pPr>
    <w:rPr>
      <w:rFonts w:asciiTheme="majorHAnsi" w:eastAsiaTheme="majorEastAsia" w:hAnsiTheme="majorHAnsi" w:cstheme="majorBidi"/>
      <w:color w:val="27AFA3" w:themeColor="accent1"/>
      <w:sz w:val="22"/>
      <w:szCs w:val="26"/>
    </w:rPr>
  </w:style>
  <w:style w:type="paragraph" w:styleId="Heading3">
    <w:name w:val="heading 3"/>
    <w:basedOn w:val="Normal"/>
    <w:next w:val="Normal"/>
    <w:link w:val="Heading3Char"/>
    <w:uiPriority w:val="9"/>
    <w:semiHidden/>
    <w:qFormat/>
    <w:rsid w:val="0077416C"/>
    <w:pPr>
      <w:keepNext/>
      <w:keepLines/>
      <w:numPr>
        <w:ilvl w:val="2"/>
        <w:numId w:val="3"/>
      </w:numPr>
      <w:spacing w:before="40"/>
      <w:outlineLvl w:val="2"/>
    </w:pPr>
    <w:rPr>
      <w:rFonts w:asciiTheme="majorHAnsi" w:eastAsiaTheme="majorEastAsia" w:hAnsiTheme="majorHAnsi" w:cstheme="majorBidi"/>
      <w:color w:val="27AFA3" w:themeColor="accent1"/>
      <w:sz w:val="24"/>
      <w:szCs w:val="24"/>
    </w:rPr>
  </w:style>
  <w:style w:type="paragraph" w:styleId="Heading4">
    <w:name w:val="heading 4"/>
    <w:basedOn w:val="Normal"/>
    <w:next w:val="Normal"/>
    <w:link w:val="Heading4Char"/>
    <w:autoRedefine/>
    <w:uiPriority w:val="9"/>
    <w:semiHidden/>
    <w:qFormat/>
    <w:rsid w:val="0077416C"/>
    <w:pPr>
      <w:keepNext/>
      <w:keepLines/>
      <w:spacing w:before="200"/>
      <w:outlineLvl w:val="3"/>
    </w:pPr>
    <w:rPr>
      <w:rFonts w:asciiTheme="majorHAnsi" w:eastAsiaTheme="majorEastAsia" w:hAnsiTheme="majorHAnsi" w:cstheme="majorBidi"/>
      <w:b/>
      <w:bCs/>
      <w:iCs/>
      <w:color w:val="27AFA3" w:themeColor="accent1"/>
    </w:rPr>
  </w:style>
  <w:style w:type="paragraph" w:styleId="Heading5">
    <w:name w:val="heading 5"/>
    <w:basedOn w:val="Normal"/>
    <w:next w:val="Normal"/>
    <w:link w:val="Heading5Char"/>
    <w:autoRedefine/>
    <w:uiPriority w:val="9"/>
    <w:semiHidden/>
    <w:qFormat/>
    <w:rsid w:val="0077416C"/>
    <w:pPr>
      <w:keepNext/>
      <w:keepLines/>
      <w:spacing w:before="200"/>
      <w:outlineLvl w:val="4"/>
    </w:pPr>
    <w:rPr>
      <w:rFonts w:asciiTheme="majorHAnsi" w:eastAsiaTheme="majorEastAsia" w:hAnsiTheme="majorHAnsi" w:cstheme="majorBidi"/>
      <w:i/>
      <w:color w:val="27AFA3" w:themeColor="accent1"/>
    </w:rPr>
  </w:style>
  <w:style w:type="paragraph" w:styleId="Heading6">
    <w:name w:val="heading 6"/>
    <w:basedOn w:val="Normal"/>
    <w:next w:val="Normal"/>
    <w:link w:val="Heading6Char"/>
    <w:uiPriority w:val="9"/>
    <w:semiHidden/>
    <w:qFormat/>
    <w:rsid w:val="0077416C"/>
    <w:pPr>
      <w:keepNext/>
      <w:keepLines/>
      <w:spacing w:before="200"/>
      <w:outlineLvl w:val="5"/>
    </w:pPr>
    <w:rPr>
      <w:rFonts w:asciiTheme="majorHAnsi" w:eastAsiaTheme="majorEastAsia" w:hAnsiTheme="majorHAnsi" w:cstheme="majorBidi"/>
      <w:b/>
      <w:iCs/>
      <w:color w:val="27AFA3" w:themeColor="accent1"/>
      <w:sz w:val="18"/>
    </w:rPr>
  </w:style>
  <w:style w:type="paragraph" w:styleId="Heading7">
    <w:name w:val="heading 7"/>
    <w:basedOn w:val="Normal"/>
    <w:next w:val="Normal"/>
    <w:link w:val="Heading7Char"/>
    <w:uiPriority w:val="9"/>
    <w:semiHidden/>
    <w:qFormat/>
    <w:rsid w:val="0077416C"/>
    <w:pPr>
      <w:keepNext/>
      <w:keepLines/>
      <w:spacing w:before="200"/>
      <w:outlineLvl w:val="6"/>
    </w:pPr>
    <w:rPr>
      <w:rFonts w:asciiTheme="majorHAnsi" w:eastAsiaTheme="majorEastAsia" w:hAnsiTheme="majorHAnsi" w:cstheme="majorBidi"/>
      <w:i/>
      <w:iCs/>
      <w:color w:val="2AB5B2" w:themeColor="text2"/>
      <w:sz w:val="18"/>
    </w:rPr>
  </w:style>
  <w:style w:type="paragraph" w:styleId="Heading8">
    <w:name w:val="heading 8"/>
    <w:basedOn w:val="Normal"/>
    <w:next w:val="Normal"/>
    <w:link w:val="Heading8Char"/>
    <w:uiPriority w:val="9"/>
    <w:semiHidden/>
    <w:qFormat/>
    <w:rsid w:val="0077416C"/>
    <w:pPr>
      <w:keepNext/>
      <w:keepLines/>
      <w:spacing w:before="200"/>
      <w:outlineLvl w:val="7"/>
    </w:pPr>
    <w:rPr>
      <w:rFonts w:asciiTheme="majorHAnsi" w:eastAsiaTheme="majorEastAsia" w:hAnsiTheme="majorHAnsi" w:cstheme="majorBidi"/>
      <w:b/>
      <w:color w:val="auto"/>
      <w:sz w:val="18"/>
    </w:rPr>
  </w:style>
  <w:style w:type="paragraph" w:styleId="Heading9">
    <w:name w:val="heading 9"/>
    <w:basedOn w:val="Normal"/>
    <w:next w:val="Normal"/>
    <w:link w:val="Heading9Char"/>
    <w:uiPriority w:val="9"/>
    <w:semiHidden/>
    <w:qFormat/>
    <w:rsid w:val="0077416C"/>
    <w:pPr>
      <w:keepNext/>
      <w:keepLines/>
      <w:spacing w:before="200"/>
      <w:outlineLvl w:val="8"/>
    </w:pPr>
    <w:rPr>
      <w:rFonts w:asciiTheme="majorHAnsi" w:eastAsiaTheme="majorEastAsia" w:hAnsiTheme="majorHAnsi" w:cstheme="majorBidi"/>
      <w:b/>
      <w:i/>
      <w:iCs/>
      <w:color w:val="838383" w:themeColor="text1" w:themeTint="99"/>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semiHidden/>
    <w:rsid w:val="002835DF"/>
    <w:rPr>
      <w:rFonts w:asciiTheme="majorHAnsi" w:eastAsiaTheme="majorEastAsia" w:hAnsiTheme="majorHAnsi" w:cstheme="majorBidi"/>
      <w:b/>
      <w:color w:val="27AFA3" w:themeColor="accent1"/>
      <w:sz w:val="24"/>
      <w:szCs w:val="32"/>
    </w:rPr>
  </w:style>
  <w:style w:type="character" w:customStyle="1" w:styleId="Heading2Char">
    <w:name w:val="Heading 2 Char"/>
    <w:basedOn w:val="DefaultParagraphFont"/>
    <w:link w:val="Heading2"/>
    <w:uiPriority w:val="9"/>
    <w:semiHidden/>
    <w:rsid w:val="002835DF"/>
    <w:rPr>
      <w:rFonts w:asciiTheme="majorHAnsi" w:eastAsiaTheme="majorEastAsia" w:hAnsiTheme="majorHAnsi" w:cstheme="majorBidi"/>
      <w:color w:val="27AFA3" w:themeColor="accent1"/>
      <w:sz w:val="22"/>
      <w:szCs w:val="26"/>
    </w:rPr>
  </w:style>
  <w:style w:type="character" w:customStyle="1" w:styleId="Heading3Char">
    <w:name w:val="Heading 3 Char"/>
    <w:basedOn w:val="DefaultParagraphFont"/>
    <w:link w:val="Heading3"/>
    <w:uiPriority w:val="9"/>
    <w:semiHidden/>
    <w:rsid w:val="002835DF"/>
    <w:rPr>
      <w:rFonts w:asciiTheme="majorHAnsi" w:eastAsiaTheme="majorEastAsia" w:hAnsiTheme="majorHAnsi" w:cstheme="majorBidi"/>
      <w:color w:val="27AFA3" w:themeColor="accent1"/>
      <w:sz w:val="24"/>
      <w:szCs w:val="24"/>
    </w:rPr>
  </w:style>
  <w:style w:type="paragraph" w:styleId="NoSpacing">
    <w:name w:val="No Spacing"/>
    <w:basedOn w:val="MisysTextBody"/>
    <w:link w:val="NoSpacingChar"/>
    <w:autoRedefine/>
    <w:uiPriority w:val="1"/>
    <w:semiHidden/>
    <w:qFormat/>
    <w:rsid w:val="005860BA"/>
    <w:pPr>
      <w:spacing w:after="0"/>
    </w:pPr>
    <w:rPr>
      <w:b/>
    </w:rPr>
  </w:style>
  <w:style w:type="character" w:customStyle="1" w:styleId="NoSpacingChar">
    <w:name w:val="No Spacing Char"/>
    <w:basedOn w:val="DefaultParagraphFont"/>
    <w:link w:val="NoSpacing"/>
    <w:uiPriority w:val="1"/>
    <w:semiHidden/>
    <w:rsid w:val="005860BA"/>
    <w:rPr>
      <w:rFonts w:asciiTheme="majorHAnsi" w:hAnsiTheme="majorHAnsi" w:cstheme="majorHAnsi"/>
      <w:b/>
      <w:lang w:val="en-US"/>
    </w:rPr>
  </w:style>
  <w:style w:type="character" w:styleId="CommentReference">
    <w:name w:val="annotation reference"/>
    <w:basedOn w:val="DefaultParagraphFont"/>
    <w:uiPriority w:val="99"/>
    <w:semiHidden/>
    <w:rsid w:val="00051F98"/>
    <w:rPr>
      <w:rFonts w:asciiTheme="minorHAnsi" w:hAnsiTheme="minorHAnsi"/>
      <w:color w:val="155A58" w:themeColor="text2" w:themeShade="80"/>
      <w:sz w:val="16"/>
      <w:szCs w:val="16"/>
    </w:rPr>
  </w:style>
  <w:style w:type="paragraph" w:styleId="CommentText">
    <w:name w:val="annotation text"/>
    <w:basedOn w:val="Normal"/>
    <w:link w:val="CommentTextChar"/>
    <w:uiPriority w:val="99"/>
    <w:semiHidden/>
    <w:rsid w:val="00051F98"/>
    <w:rPr>
      <w:sz w:val="16"/>
    </w:rPr>
  </w:style>
  <w:style w:type="character" w:customStyle="1" w:styleId="CommentTextChar">
    <w:name w:val="Comment Text Char"/>
    <w:basedOn w:val="DefaultParagraphFont"/>
    <w:link w:val="CommentText"/>
    <w:uiPriority w:val="99"/>
    <w:semiHidden/>
    <w:rsid w:val="002835DF"/>
    <w:rPr>
      <w:sz w:val="16"/>
    </w:rPr>
  </w:style>
  <w:style w:type="paragraph" w:styleId="CommentSubject">
    <w:name w:val="annotation subject"/>
    <w:basedOn w:val="CommentText"/>
    <w:next w:val="CommentText"/>
    <w:link w:val="CommentSubjectChar"/>
    <w:uiPriority w:val="99"/>
    <w:semiHidden/>
    <w:rsid w:val="00051F98"/>
    <w:rPr>
      <w:b/>
      <w:bCs/>
      <w:color w:val="155A58" w:themeColor="text2" w:themeShade="80"/>
    </w:rPr>
  </w:style>
  <w:style w:type="character" w:customStyle="1" w:styleId="CommentSubjectChar">
    <w:name w:val="Comment Subject Char"/>
    <w:basedOn w:val="CommentTextChar"/>
    <w:link w:val="CommentSubject"/>
    <w:uiPriority w:val="99"/>
    <w:semiHidden/>
    <w:rsid w:val="002835DF"/>
    <w:rPr>
      <w:b/>
      <w:bCs/>
      <w:color w:val="155A58" w:themeColor="text2" w:themeShade="80"/>
      <w:sz w:val="16"/>
    </w:rPr>
  </w:style>
  <w:style w:type="paragraph" w:styleId="BalloonText">
    <w:name w:val="Balloon Text"/>
    <w:basedOn w:val="Normal"/>
    <w:link w:val="BalloonTextChar"/>
    <w:uiPriority w:val="99"/>
    <w:semiHidden/>
    <w:rsid w:val="00A87F28"/>
    <w:rPr>
      <w:rFonts w:cs="Tahoma"/>
      <w:sz w:val="16"/>
      <w:szCs w:val="16"/>
    </w:rPr>
  </w:style>
  <w:style w:type="character" w:customStyle="1" w:styleId="BalloonTextChar">
    <w:name w:val="Balloon Text Char"/>
    <w:basedOn w:val="DefaultParagraphFont"/>
    <w:link w:val="BalloonText"/>
    <w:uiPriority w:val="99"/>
    <w:semiHidden/>
    <w:rsid w:val="002835DF"/>
    <w:rPr>
      <w:rFonts w:cs="Tahoma"/>
      <w:sz w:val="16"/>
      <w:szCs w:val="16"/>
    </w:rPr>
  </w:style>
  <w:style w:type="character" w:styleId="PlaceholderText">
    <w:name w:val="Placeholder Text"/>
    <w:basedOn w:val="DefaultParagraphFont"/>
    <w:uiPriority w:val="99"/>
    <w:semiHidden/>
    <w:rsid w:val="00051F98"/>
    <w:rPr>
      <w:rFonts w:asciiTheme="minorHAnsi" w:hAnsiTheme="minorHAnsi"/>
      <w:i/>
      <w:color w:val="F9CBB4" w:themeColor="accent3" w:themeTint="66"/>
      <w:sz w:val="20"/>
    </w:rPr>
  </w:style>
  <w:style w:type="paragraph" w:styleId="Header">
    <w:name w:val="header"/>
    <w:basedOn w:val="Normal"/>
    <w:link w:val="HeaderChar"/>
    <w:uiPriority w:val="99"/>
    <w:semiHidden/>
    <w:rsid w:val="00555870"/>
    <w:pPr>
      <w:tabs>
        <w:tab w:val="center" w:pos="4513"/>
        <w:tab w:val="right" w:pos="9026"/>
      </w:tabs>
    </w:pPr>
  </w:style>
  <w:style w:type="character" w:customStyle="1" w:styleId="HeaderChar">
    <w:name w:val="Header Char"/>
    <w:basedOn w:val="DefaultParagraphFont"/>
    <w:link w:val="Header"/>
    <w:uiPriority w:val="99"/>
    <w:semiHidden/>
    <w:rsid w:val="002835DF"/>
  </w:style>
  <w:style w:type="paragraph" w:styleId="Footer">
    <w:name w:val="footer"/>
    <w:basedOn w:val="Normal"/>
    <w:link w:val="FooterChar"/>
    <w:uiPriority w:val="99"/>
    <w:semiHidden/>
    <w:qFormat/>
    <w:rsid w:val="00A36C84"/>
    <w:pPr>
      <w:tabs>
        <w:tab w:val="center" w:pos="4513"/>
        <w:tab w:val="right" w:pos="9026"/>
      </w:tabs>
    </w:pPr>
    <w:rPr>
      <w:rFonts w:ascii="Arial" w:hAnsi="Arial"/>
    </w:rPr>
  </w:style>
  <w:style w:type="character" w:customStyle="1" w:styleId="FooterChar">
    <w:name w:val="Footer Char"/>
    <w:basedOn w:val="DefaultParagraphFont"/>
    <w:link w:val="Footer"/>
    <w:uiPriority w:val="99"/>
    <w:semiHidden/>
    <w:rsid w:val="002835DF"/>
    <w:rPr>
      <w:rFonts w:ascii="Arial" w:hAnsi="Arial"/>
    </w:rPr>
  </w:style>
  <w:style w:type="paragraph" w:customStyle="1" w:styleId="MisysCoverTitle">
    <w:name w:val="Misys Cover Title"/>
    <w:autoRedefine/>
    <w:qFormat/>
    <w:rsid w:val="00EB3095"/>
    <w:pPr>
      <w:framePr w:hSpace="187" w:wrap="around" w:hAnchor="margin" w:xAlign="center" w:y="2881"/>
      <w:spacing w:after="200" w:line="240" w:lineRule="auto"/>
    </w:pPr>
    <w:rPr>
      <w:rFonts w:asciiTheme="majorHAnsi" w:eastAsiaTheme="majorEastAsia" w:hAnsiTheme="majorHAnsi" w:cstheme="majorBidi"/>
      <w:sz w:val="60"/>
      <w:szCs w:val="60"/>
    </w:rPr>
  </w:style>
  <w:style w:type="paragraph" w:customStyle="1" w:styleId="MisysCoverSubTitle">
    <w:name w:val="Misys Cover Sub Title"/>
    <w:autoRedefine/>
    <w:qFormat/>
    <w:rsid w:val="00EB3095"/>
    <w:pPr>
      <w:framePr w:hSpace="187" w:wrap="around" w:hAnchor="margin" w:xAlign="center" w:y="2881"/>
      <w:spacing w:after="200" w:line="240" w:lineRule="auto"/>
    </w:pPr>
    <w:rPr>
      <w:rFonts w:eastAsiaTheme="minorEastAsia"/>
      <w:sz w:val="32"/>
      <w:szCs w:val="32"/>
    </w:rPr>
  </w:style>
  <w:style w:type="paragraph" w:customStyle="1" w:styleId="MisysCoverFamilyProductname">
    <w:name w:val="Misys Cover Family/Product name"/>
    <w:autoRedefine/>
    <w:qFormat/>
    <w:rsid w:val="004E1455"/>
    <w:pPr>
      <w:framePr w:hSpace="187" w:wrap="around" w:hAnchor="margin" w:y="2881"/>
      <w:tabs>
        <w:tab w:val="left" w:pos="4020"/>
      </w:tabs>
      <w:spacing w:after="0" w:line="240" w:lineRule="auto"/>
    </w:pPr>
    <w:rPr>
      <w:rFonts w:eastAsiaTheme="minorEastAsia"/>
      <w:color w:val="auto"/>
      <w:sz w:val="24"/>
      <w:szCs w:val="24"/>
    </w:rPr>
  </w:style>
  <w:style w:type="paragraph" w:customStyle="1" w:styleId="MisysTextBody">
    <w:name w:val="Misys Text: Body"/>
    <w:basedOn w:val="Normal"/>
    <w:autoRedefine/>
    <w:qFormat/>
    <w:rsid w:val="0078701A"/>
    <w:pPr>
      <w:tabs>
        <w:tab w:val="left" w:pos="3680"/>
      </w:tabs>
      <w:spacing w:after="120"/>
      <w:ind w:left="90" w:hanging="33"/>
    </w:pPr>
    <w:rPr>
      <w:rFonts w:asciiTheme="majorHAnsi" w:hAnsiTheme="majorHAnsi" w:cstheme="majorHAnsi"/>
      <w:lang w:val="en-US"/>
    </w:rPr>
  </w:style>
  <w:style w:type="paragraph" w:customStyle="1" w:styleId="MisysTextSubHeadLv1">
    <w:name w:val="Misys Text: Sub Head Lv1"/>
    <w:basedOn w:val="Normal"/>
    <w:next w:val="MisysTextBody"/>
    <w:autoRedefine/>
    <w:qFormat/>
    <w:rsid w:val="005860BA"/>
    <w:rPr>
      <w:rFonts w:asciiTheme="majorHAnsi" w:hAnsiTheme="majorHAnsi" w:cstheme="majorHAnsi"/>
      <w:b/>
      <w:sz w:val="24"/>
      <w:szCs w:val="24"/>
    </w:rPr>
  </w:style>
  <w:style w:type="paragraph" w:customStyle="1" w:styleId="MisysTextSubHeadLv2">
    <w:name w:val="Misys Text: Sub Head Lv2"/>
    <w:basedOn w:val="Normal"/>
    <w:next w:val="MisysTextBody"/>
    <w:autoRedefine/>
    <w:qFormat/>
    <w:rsid w:val="005860BA"/>
    <w:rPr>
      <w:rFonts w:asciiTheme="majorHAnsi" w:hAnsiTheme="majorHAnsi" w:cstheme="majorHAnsi"/>
      <w:b/>
      <w:sz w:val="22"/>
    </w:rPr>
  </w:style>
  <w:style w:type="paragraph" w:customStyle="1" w:styleId="MisysTextStandardFirst">
    <w:name w:val="Misys Text: Standard First"/>
    <w:basedOn w:val="Normal"/>
    <w:next w:val="MisysTextBody"/>
    <w:autoRedefine/>
    <w:qFormat/>
    <w:rsid w:val="00067C78"/>
    <w:pPr>
      <w:spacing w:before="200" w:after="320"/>
    </w:pPr>
    <w:rPr>
      <w:rFonts w:asciiTheme="majorHAnsi" w:hAnsiTheme="majorHAnsi" w:cstheme="majorHAnsi"/>
      <w:color w:val="8678B6" w:themeColor="accent4"/>
      <w:sz w:val="30"/>
      <w:szCs w:val="30"/>
    </w:rPr>
  </w:style>
  <w:style w:type="paragraph" w:customStyle="1" w:styleId="MisysPullQuote">
    <w:name w:val="Misys Pull Quote"/>
    <w:basedOn w:val="Normal"/>
    <w:next w:val="MisysPullQuoteAuthorName"/>
    <w:autoRedefine/>
    <w:qFormat/>
    <w:rsid w:val="00067C78"/>
    <w:pPr>
      <w:spacing w:before="240" w:after="120"/>
    </w:pPr>
    <w:rPr>
      <w:rFonts w:asciiTheme="majorHAnsi" w:hAnsiTheme="majorHAnsi" w:cstheme="majorHAnsi"/>
      <w:color w:val="8678B6" w:themeColor="accent4"/>
      <w:sz w:val="24"/>
    </w:rPr>
  </w:style>
  <w:style w:type="paragraph" w:customStyle="1" w:styleId="MisysPullQuoteAuthorName">
    <w:name w:val="Misys Pull Quote Author Name"/>
    <w:basedOn w:val="Normal"/>
    <w:next w:val="MisysPullQuoteAuthorTitleCompany"/>
    <w:autoRedefine/>
    <w:qFormat/>
    <w:rsid w:val="005860BA"/>
    <w:pPr>
      <w:spacing w:after="0"/>
    </w:pPr>
    <w:rPr>
      <w:rFonts w:asciiTheme="majorHAnsi" w:hAnsiTheme="majorHAnsi" w:cstheme="majorHAnsi"/>
      <w:b/>
      <w:szCs w:val="18"/>
    </w:rPr>
  </w:style>
  <w:style w:type="paragraph" w:customStyle="1" w:styleId="MisysPullQuoteAuthorTitleCompany">
    <w:name w:val="Misys Pull Quote Author Title/Company"/>
    <w:basedOn w:val="Normal"/>
    <w:next w:val="MisysTextBody"/>
    <w:autoRedefine/>
    <w:qFormat/>
    <w:rsid w:val="005860BA"/>
    <w:pPr>
      <w:spacing w:after="200"/>
    </w:pPr>
    <w:rPr>
      <w:rFonts w:asciiTheme="majorHAnsi" w:hAnsiTheme="majorHAnsi" w:cstheme="majorHAnsi"/>
      <w:szCs w:val="18"/>
    </w:rPr>
  </w:style>
  <w:style w:type="paragraph" w:customStyle="1" w:styleId="MisysIntroMedium">
    <w:name w:val="Misys Intro Medium"/>
    <w:basedOn w:val="Normal"/>
    <w:next w:val="MisysTextStandardFirst"/>
    <w:autoRedefine/>
    <w:qFormat/>
    <w:rsid w:val="005860BA"/>
    <w:pPr>
      <w:spacing w:after="400"/>
    </w:pPr>
    <w:rPr>
      <w:rFonts w:asciiTheme="majorHAnsi" w:hAnsiTheme="majorHAnsi" w:cstheme="majorHAnsi"/>
      <w:sz w:val="52"/>
      <w:szCs w:val="60"/>
    </w:rPr>
  </w:style>
  <w:style w:type="paragraph" w:customStyle="1" w:styleId="MisysTextBodyBulletPointLv1">
    <w:name w:val="Misys Text: Body Bullet Point Lv1"/>
    <w:basedOn w:val="MisysTextBody"/>
    <w:autoRedefine/>
    <w:qFormat/>
    <w:rsid w:val="005860BA"/>
    <w:pPr>
      <w:numPr>
        <w:numId w:val="4"/>
      </w:numPr>
    </w:pPr>
  </w:style>
  <w:style w:type="paragraph" w:styleId="TOCHeading">
    <w:name w:val="TOC Heading"/>
    <w:basedOn w:val="MisysTextStandardFirst"/>
    <w:next w:val="Normal"/>
    <w:autoRedefine/>
    <w:uiPriority w:val="39"/>
    <w:semiHidden/>
    <w:rsid w:val="00067C78"/>
    <w:pPr>
      <w:spacing w:before="480"/>
    </w:pPr>
    <w:rPr>
      <w:bCs/>
      <w:sz w:val="40"/>
    </w:rPr>
  </w:style>
  <w:style w:type="paragraph" w:customStyle="1" w:styleId="MisysSectionHeadingLv1">
    <w:name w:val="Misys Section Heading Lv1"/>
    <w:basedOn w:val="Normal"/>
    <w:next w:val="MisysTextSubHeadLv2"/>
    <w:autoRedefine/>
    <w:qFormat/>
    <w:rsid w:val="00A925AD"/>
    <w:rPr>
      <w:rFonts w:asciiTheme="majorHAnsi" w:hAnsiTheme="majorHAnsi" w:cstheme="majorHAnsi"/>
      <w:b/>
      <w:sz w:val="32"/>
      <w:szCs w:val="36"/>
      <w:lang w:val="en-US"/>
    </w:rPr>
  </w:style>
  <w:style w:type="paragraph" w:styleId="TOC1">
    <w:name w:val="toc 1"/>
    <w:basedOn w:val="MisysSectionHeadingLv1"/>
    <w:next w:val="Normal"/>
    <w:autoRedefine/>
    <w:uiPriority w:val="39"/>
    <w:rsid w:val="00037184"/>
    <w:pPr>
      <w:tabs>
        <w:tab w:val="right" w:leader="dot" w:pos="7360"/>
      </w:tabs>
      <w:spacing w:after="100"/>
    </w:pPr>
    <w:rPr>
      <w:sz w:val="24"/>
    </w:rPr>
  </w:style>
  <w:style w:type="paragraph" w:styleId="TOC2">
    <w:name w:val="toc 2"/>
    <w:basedOn w:val="MisysSectionHeadingLv2"/>
    <w:next w:val="Normal"/>
    <w:autoRedefine/>
    <w:uiPriority w:val="39"/>
    <w:qFormat/>
    <w:rsid w:val="00037184"/>
    <w:pPr>
      <w:tabs>
        <w:tab w:val="right" w:leader="dot" w:pos="7360"/>
      </w:tabs>
      <w:spacing w:after="100"/>
    </w:pPr>
    <w:rPr>
      <w:sz w:val="24"/>
    </w:rPr>
  </w:style>
  <w:style w:type="paragraph" w:customStyle="1" w:styleId="MisysSectionHeadingLv2">
    <w:name w:val="Misys Section Heading Lv2"/>
    <w:basedOn w:val="MisysSectionHeadingLv1"/>
    <w:next w:val="MisysTextStandardFirst"/>
    <w:autoRedefine/>
    <w:qFormat/>
    <w:rsid w:val="00486FFD"/>
    <w:pPr>
      <w:spacing w:after="200"/>
    </w:pPr>
    <w:rPr>
      <w:b w:val="0"/>
      <w:sz w:val="28"/>
      <w:szCs w:val="28"/>
    </w:rPr>
  </w:style>
  <w:style w:type="character" w:styleId="Hyperlink">
    <w:name w:val="Hyperlink"/>
    <w:basedOn w:val="DefaultParagraphFont"/>
    <w:uiPriority w:val="99"/>
    <w:qFormat/>
    <w:rsid w:val="00067C78"/>
    <w:rPr>
      <w:rFonts w:asciiTheme="majorHAnsi" w:hAnsiTheme="majorHAnsi"/>
      <w:color w:val="4873BA"/>
      <w:sz w:val="20"/>
      <w:u w:val="none"/>
    </w:rPr>
  </w:style>
  <w:style w:type="paragraph" w:styleId="TOC3">
    <w:name w:val="toc 3"/>
    <w:basedOn w:val="MisysTextSubHeadLv1"/>
    <w:next w:val="Normal"/>
    <w:autoRedefine/>
    <w:uiPriority w:val="39"/>
    <w:semiHidden/>
    <w:rsid w:val="00037184"/>
    <w:pPr>
      <w:spacing w:after="100"/>
      <w:ind w:left="284"/>
    </w:pPr>
    <w:rPr>
      <w:sz w:val="20"/>
    </w:rPr>
  </w:style>
  <w:style w:type="table" w:styleId="TableGrid">
    <w:name w:val="Table Grid"/>
    <w:basedOn w:val="TableNormal"/>
    <w:uiPriority w:val="39"/>
    <w:rsid w:val="00E51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EB3095"/>
    <w:pPr>
      <w:spacing w:after="0" w:line="240" w:lineRule="auto"/>
    </w:pPr>
    <w:tblPr>
      <w:tblStyleRowBandSize w:val="1"/>
      <w:tblStyleColBandSize w:val="1"/>
      <w:tblBorders>
        <w:top w:val="single" w:sz="4" w:space="0" w:color="6DDED4" w:themeColor="accent1" w:themeTint="99"/>
        <w:left w:val="single" w:sz="4" w:space="0" w:color="6DDED4" w:themeColor="accent1" w:themeTint="99"/>
        <w:bottom w:val="single" w:sz="4" w:space="0" w:color="6DDED4" w:themeColor="accent1" w:themeTint="99"/>
        <w:right w:val="single" w:sz="4" w:space="0" w:color="6DDED4" w:themeColor="accent1" w:themeTint="99"/>
        <w:insideH w:val="single" w:sz="4" w:space="0" w:color="6DDED4" w:themeColor="accent1" w:themeTint="99"/>
        <w:insideV w:val="single" w:sz="4" w:space="0" w:color="6DDED4" w:themeColor="accent1" w:themeTint="99"/>
      </w:tblBorders>
      <w:tblCellMar>
        <w:top w:w="57" w:type="dxa"/>
        <w:left w:w="57" w:type="dxa"/>
        <w:bottom w:w="57" w:type="dxa"/>
        <w:right w:w="57" w:type="dxa"/>
      </w:tblCellMar>
    </w:tblPr>
    <w:tblStylePr w:type="firstRow">
      <w:rPr>
        <w:b/>
        <w:bCs/>
        <w:color w:val="FFFFFF" w:themeColor="background1"/>
      </w:rPr>
      <w:tblPr/>
      <w:tcPr>
        <w:tcBorders>
          <w:top w:val="single" w:sz="4" w:space="0" w:color="27AFA3" w:themeColor="accent1"/>
          <w:left w:val="single" w:sz="4" w:space="0" w:color="27AFA3" w:themeColor="accent1"/>
          <w:bottom w:val="single" w:sz="4" w:space="0" w:color="27AFA3" w:themeColor="accent1"/>
          <w:right w:val="single" w:sz="4" w:space="0" w:color="27AFA3" w:themeColor="accent1"/>
          <w:insideH w:val="nil"/>
          <w:insideV w:val="nil"/>
        </w:tcBorders>
        <w:shd w:val="clear" w:color="auto" w:fill="27AFA3" w:themeFill="accent1"/>
      </w:tcPr>
    </w:tblStylePr>
    <w:tblStylePr w:type="lastRow">
      <w:rPr>
        <w:b/>
        <w:bCs/>
      </w:rPr>
      <w:tblPr/>
      <w:tcPr>
        <w:tcBorders>
          <w:top w:val="double" w:sz="4" w:space="0" w:color="27AFA3" w:themeColor="accent1"/>
        </w:tcBorders>
      </w:tcPr>
    </w:tblStylePr>
    <w:tblStylePr w:type="firstCol">
      <w:rPr>
        <w:b/>
        <w:bCs/>
      </w:rPr>
    </w:tblStylePr>
    <w:tblStylePr w:type="lastCol">
      <w:rPr>
        <w:b/>
        <w:bCs/>
      </w:rPr>
    </w:tblStylePr>
    <w:tblStylePr w:type="band1Vert">
      <w:tblPr/>
      <w:tcPr>
        <w:shd w:val="clear" w:color="auto" w:fill="CEF4F0" w:themeFill="accent1" w:themeFillTint="33"/>
      </w:tcPr>
    </w:tblStylePr>
    <w:tblStylePr w:type="band1Horz">
      <w:tblPr/>
      <w:tcPr>
        <w:shd w:val="clear" w:color="auto" w:fill="CEF4F0" w:themeFill="accent1" w:themeFillTint="33"/>
      </w:tcPr>
    </w:tblStylePr>
  </w:style>
  <w:style w:type="character" w:styleId="FollowedHyperlink">
    <w:name w:val="FollowedHyperlink"/>
    <w:basedOn w:val="DefaultParagraphFont"/>
    <w:uiPriority w:val="99"/>
    <w:semiHidden/>
    <w:rsid w:val="00051F98"/>
    <w:rPr>
      <w:rFonts w:asciiTheme="minorHAnsi" w:hAnsiTheme="minorHAnsi"/>
      <w:color w:val="E96CA5" w:themeColor="followedHyperlink"/>
      <w:sz w:val="20"/>
      <w:u w:val="none"/>
      <w:bdr w:val="none" w:sz="0" w:space="0" w:color="auto"/>
    </w:rPr>
  </w:style>
  <w:style w:type="paragraph" w:styleId="TOC4">
    <w:name w:val="toc 4"/>
    <w:basedOn w:val="MisysTextSubHeadLv2"/>
    <w:next w:val="Normal"/>
    <w:autoRedefine/>
    <w:uiPriority w:val="39"/>
    <w:semiHidden/>
    <w:rsid w:val="00A87F28"/>
    <w:pPr>
      <w:tabs>
        <w:tab w:val="right" w:leader="dot" w:pos="7360"/>
      </w:tabs>
      <w:spacing w:after="100"/>
      <w:ind w:left="284"/>
    </w:pPr>
    <w:rPr>
      <w:b w:val="0"/>
      <w:sz w:val="20"/>
    </w:rPr>
  </w:style>
  <w:style w:type="paragraph" w:styleId="Title">
    <w:name w:val="Title"/>
    <w:basedOn w:val="MisysSectionHeadingLv1"/>
    <w:next w:val="Normal"/>
    <w:link w:val="TitleChar"/>
    <w:uiPriority w:val="10"/>
    <w:semiHidden/>
    <w:rsid w:val="004B5DE5"/>
  </w:style>
  <w:style w:type="numbering" w:customStyle="1" w:styleId="MisysListstyle">
    <w:name w:val="Misys List style"/>
    <w:uiPriority w:val="99"/>
    <w:rsid w:val="001B000E"/>
    <w:pPr>
      <w:numPr>
        <w:numId w:val="1"/>
      </w:numPr>
    </w:pPr>
  </w:style>
  <w:style w:type="character" w:customStyle="1" w:styleId="TitleChar">
    <w:name w:val="Title Char"/>
    <w:basedOn w:val="DefaultParagraphFont"/>
    <w:link w:val="Title"/>
    <w:uiPriority w:val="10"/>
    <w:semiHidden/>
    <w:rsid w:val="002835DF"/>
    <w:rPr>
      <w:rFonts w:asciiTheme="majorHAnsi" w:hAnsiTheme="majorHAnsi" w:cstheme="majorHAnsi"/>
      <w:b/>
      <w:sz w:val="32"/>
      <w:szCs w:val="36"/>
    </w:rPr>
  </w:style>
  <w:style w:type="paragraph" w:styleId="TOAHeading">
    <w:name w:val="toa heading"/>
    <w:basedOn w:val="Normal"/>
    <w:next w:val="Normal"/>
    <w:uiPriority w:val="99"/>
    <w:semiHidden/>
    <w:rsid w:val="003A5A43"/>
    <w:pPr>
      <w:spacing w:before="120"/>
    </w:pPr>
    <w:rPr>
      <w:rFonts w:asciiTheme="majorHAnsi" w:eastAsiaTheme="majorEastAsia" w:hAnsiTheme="majorHAnsi" w:cstheme="majorBidi"/>
      <w:b/>
      <w:bCs/>
      <w:color w:val="2AB5B2" w:themeColor="text2"/>
      <w:sz w:val="24"/>
      <w:szCs w:val="24"/>
    </w:rPr>
  </w:style>
  <w:style w:type="paragraph" w:styleId="TOC5">
    <w:name w:val="toc 5"/>
    <w:basedOn w:val="Normal"/>
    <w:next w:val="Normal"/>
    <w:autoRedefine/>
    <w:uiPriority w:val="39"/>
    <w:semiHidden/>
    <w:rsid w:val="00A87F28"/>
    <w:pPr>
      <w:spacing w:after="100"/>
      <w:ind w:left="800"/>
    </w:pPr>
    <w:rPr>
      <w:b/>
      <w:sz w:val="16"/>
    </w:rPr>
  </w:style>
  <w:style w:type="paragraph" w:styleId="TOC6">
    <w:name w:val="toc 6"/>
    <w:basedOn w:val="Normal"/>
    <w:next w:val="Normal"/>
    <w:autoRedefine/>
    <w:uiPriority w:val="39"/>
    <w:semiHidden/>
    <w:rsid w:val="00037184"/>
    <w:pPr>
      <w:spacing w:after="100"/>
      <w:ind w:left="1000"/>
    </w:pPr>
    <w:rPr>
      <w:sz w:val="16"/>
    </w:rPr>
  </w:style>
  <w:style w:type="paragraph" w:styleId="TOC7">
    <w:name w:val="toc 7"/>
    <w:basedOn w:val="Normal"/>
    <w:next w:val="Normal"/>
    <w:autoRedefine/>
    <w:uiPriority w:val="39"/>
    <w:semiHidden/>
    <w:rsid w:val="00A87F28"/>
    <w:pPr>
      <w:spacing w:after="100"/>
      <w:ind w:left="1200"/>
    </w:pPr>
    <w:rPr>
      <w:b/>
      <w:sz w:val="14"/>
    </w:rPr>
  </w:style>
  <w:style w:type="paragraph" w:styleId="TOC8">
    <w:name w:val="toc 8"/>
    <w:basedOn w:val="Normal"/>
    <w:next w:val="Normal"/>
    <w:autoRedefine/>
    <w:uiPriority w:val="39"/>
    <w:semiHidden/>
    <w:rsid w:val="00037184"/>
    <w:pPr>
      <w:spacing w:after="100"/>
      <w:ind w:left="1400"/>
    </w:pPr>
    <w:rPr>
      <w:sz w:val="14"/>
    </w:rPr>
  </w:style>
  <w:style w:type="paragraph" w:styleId="TOC9">
    <w:name w:val="toc 9"/>
    <w:basedOn w:val="Normal"/>
    <w:next w:val="Normal"/>
    <w:autoRedefine/>
    <w:uiPriority w:val="39"/>
    <w:semiHidden/>
    <w:rsid w:val="00037184"/>
    <w:pPr>
      <w:spacing w:after="100"/>
      <w:ind w:left="1600"/>
    </w:pPr>
    <w:rPr>
      <w:sz w:val="14"/>
    </w:rPr>
  </w:style>
  <w:style w:type="character" w:customStyle="1" w:styleId="Heading4Char">
    <w:name w:val="Heading 4 Char"/>
    <w:basedOn w:val="DefaultParagraphFont"/>
    <w:link w:val="Heading4"/>
    <w:uiPriority w:val="9"/>
    <w:semiHidden/>
    <w:rsid w:val="002835DF"/>
    <w:rPr>
      <w:rFonts w:asciiTheme="majorHAnsi" w:eastAsiaTheme="majorEastAsia" w:hAnsiTheme="majorHAnsi" w:cstheme="majorBidi"/>
      <w:b/>
      <w:bCs/>
      <w:iCs/>
      <w:color w:val="27AFA3" w:themeColor="accent1"/>
    </w:rPr>
  </w:style>
  <w:style w:type="character" w:customStyle="1" w:styleId="Heading5Char">
    <w:name w:val="Heading 5 Char"/>
    <w:basedOn w:val="DefaultParagraphFont"/>
    <w:link w:val="Heading5"/>
    <w:uiPriority w:val="9"/>
    <w:semiHidden/>
    <w:rsid w:val="002835DF"/>
    <w:rPr>
      <w:rFonts w:asciiTheme="majorHAnsi" w:eastAsiaTheme="majorEastAsia" w:hAnsiTheme="majorHAnsi" w:cstheme="majorBidi"/>
      <w:i/>
      <w:color w:val="27AFA3" w:themeColor="accent1"/>
    </w:rPr>
  </w:style>
  <w:style w:type="character" w:customStyle="1" w:styleId="Heading6Char">
    <w:name w:val="Heading 6 Char"/>
    <w:basedOn w:val="DefaultParagraphFont"/>
    <w:link w:val="Heading6"/>
    <w:uiPriority w:val="9"/>
    <w:semiHidden/>
    <w:rsid w:val="002835DF"/>
    <w:rPr>
      <w:rFonts w:asciiTheme="majorHAnsi" w:eastAsiaTheme="majorEastAsia" w:hAnsiTheme="majorHAnsi" w:cstheme="majorBidi"/>
      <w:b/>
      <w:iCs/>
      <w:color w:val="27AFA3" w:themeColor="accent1"/>
      <w:sz w:val="18"/>
    </w:rPr>
  </w:style>
  <w:style w:type="character" w:customStyle="1" w:styleId="Heading7Char">
    <w:name w:val="Heading 7 Char"/>
    <w:basedOn w:val="DefaultParagraphFont"/>
    <w:link w:val="Heading7"/>
    <w:uiPriority w:val="9"/>
    <w:semiHidden/>
    <w:rsid w:val="002835DF"/>
    <w:rPr>
      <w:rFonts w:asciiTheme="majorHAnsi" w:eastAsiaTheme="majorEastAsia" w:hAnsiTheme="majorHAnsi" w:cstheme="majorBidi"/>
      <w:i/>
      <w:iCs/>
      <w:color w:val="2AB5B2" w:themeColor="text2"/>
      <w:sz w:val="18"/>
    </w:rPr>
  </w:style>
  <w:style w:type="character" w:customStyle="1" w:styleId="Heading8Char">
    <w:name w:val="Heading 8 Char"/>
    <w:basedOn w:val="DefaultParagraphFont"/>
    <w:link w:val="Heading8"/>
    <w:uiPriority w:val="9"/>
    <w:semiHidden/>
    <w:rsid w:val="002835DF"/>
    <w:rPr>
      <w:rFonts w:asciiTheme="majorHAnsi" w:eastAsiaTheme="majorEastAsia" w:hAnsiTheme="majorHAnsi" w:cstheme="majorBidi"/>
      <w:b/>
      <w:color w:val="auto"/>
      <w:sz w:val="18"/>
    </w:rPr>
  </w:style>
  <w:style w:type="paragraph" w:styleId="MacroText">
    <w:name w:val="macro"/>
    <w:basedOn w:val="Normal"/>
    <w:link w:val="MacroTextChar"/>
    <w:autoRedefine/>
    <w:uiPriority w:val="99"/>
    <w:semiHidden/>
    <w:qFormat/>
    <w:rsid w:val="006877A1"/>
    <w:pPr>
      <w:tabs>
        <w:tab w:val="left" w:pos="576"/>
        <w:tab w:val="left" w:pos="1152"/>
        <w:tab w:val="left" w:pos="1728"/>
        <w:tab w:val="left" w:pos="2304"/>
        <w:tab w:val="left" w:pos="2880"/>
        <w:tab w:val="left" w:pos="3456"/>
        <w:tab w:val="left" w:pos="4032"/>
      </w:tabs>
    </w:pPr>
  </w:style>
  <w:style w:type="character" w:customStyle="1" w:styleId="MacroTextChar">
    <w:name w:val="Macro Text Char"/>
    <w:basedOn w:val="DefaultParagraphFont"/>
    <w:link w:val="MacroText"/>
    <w:uiPriority w:val="99"/>
    <w:semiHidden/>
    <w:rsid w:val="002835DF"/>
  </w:style>
  <w:style w:type="paragraph" w:customStyle="1" w:styleId="MisysTextBodyBulletPointLv2">
    <w:name w:val="Misys Text: Body Bullet Point Lv2"/>
    <w:basedOn w:val="MisysTextBodyBulletPointLv1"/>
    <w:autoRedefine/>
    <w:qFormat/>
    <w:rsid w:val="00752C38"/>
    <w:pPr>
      <w:numPr>
        <w:numId w:val="2"/>
      </w:numPr>
    </w:pPr>
  </w:style>
  <w:style w:type="character" w:customStyle="1" w:styleId="Heading9Char">
    <w:name w:val="Heading 9 Char"/>
    <w:basedOn w:val="DefaultParagraphFont"/>
    <w:link w:val="Heading9"/>
    <w:uiPriority w:val="9"/>
    <w:semiHidden/>
    <w:rsid w:val="002835DF"/>
    <w:rPr>
      <w:rFonts w:asciiTheme="majorHAnsi" w:eastAsiaTheme="majorEastAsia" w:hAnsiTheme="majorHAnsi" w:cstheme="majorBidi"/>
      <w:b/>
      <w:i/>
      <w:iCs/>
      <w:color w:val="838383" w:themeColor="text1" w:themeTint="99"/>
      <w:sz w:val="18"/>
    </w:rPr>
  </w:style>
  <w:style w:type="paragraph" w:styleId="Subtitle">
    <w:name w:val="Subtitle"/>
    <w:basedOn w:val="MisysSectionHeadingLv2"/>
    <w:next w:val="Normal"/>
    <w:link w:val="SubtitleChar"/>
    <w:autoRedefine/>
    <w:uiPriority w:val="11"/>
    <w:semiHidden/>
    <w:rsid w:val="004B5DE5"/>
    <w:pPr>
      <w:numPr>
        <w:ilvl w:val="1"/>
      </w:numPr>
    </w:pPr>
    <w:rPr>
      <w:rFonts w:eastAsiaTheme="majorEastAsia" w:cstheme="majorBidi"/>
      <w:iCs/>
      <w:color w:val="auto"/>
      <w:spacing w:val="15"/>
      <w:sz w:val="24"/>
      <w:szCs w:val="24"/>
    </w:rPr>
  </w:style>
  <w:style w:type="character" w:customStyle="1" w:styleId="SubtitleChar">
    <w:name w:val="Subtitle Char"/>
    <w:basedOn w:val="DefaultParagraphFont"/>
    <w:link w:val="Subtitle"/>
    <w:uiPriority w:val="11"/>
    <w:semiHidden/>
    <w:rsid w:val="002835DF"/>
    <w:rPr>
      <w:rFonts w:asciiTheme="majorHAnsi" w:eastAsiaTheme="majorEastAsia" w:hAnsiTheme="majorHAnsi" w:cstheme="majorBidi"/>
      <w:iCs/>
      <w:color w:val="auto"/>
      <w:spacing w:val="15"/>
      <w:sz w:val="24"/>
      <w:szCs w:val="24"/>
    </w:rPr>
  </w:style>
  <w:style w:type="character" w:styleId="SubtleEmphasis">
    <w:name w:val="Subtle Emphasis"/>
    <w:basedOn w:val="DefaultParagraphFont"/>
    <w:uiPriority w:val="19"/>
    <w:semiHidden/>
    <w:rsid w:val="004B5DE5"/>
    <w:rPr>
      <w:rFonts w:asciiTheme="minorHAnsi" w:hAnsiTheme="minorHAnsi"/>
      <w:i/>
      <w:iCs/>
      <w:color w:val="838383" w:themeColor="text1" w:themeTint="99"/>
      <w:sz w:val="20"/>
    </w:rPr>
  </w:style>
  <w:style w:type="character" w:styleId="Emphasis">
    <w:name w:val="Emphasis"/>
    <w:basedOn w:val="DefaultParagraphFont"/>
    <w:uiPriority w:val="20"/>
    <w:semiHidden/>
    <w:rsid w:val="004B5DE5"/>
    <w:rPr>
      <w:rFonts w:asciiTheme="minorHAnsi" w:hAnsiTheme="minorHAnsi"/>
      <w:i/>
      <w:iCs/>
      <w:color w:val="1F8785" w:themeColor="text2" w:themeShade="BF"/>
      <w:sz w:val="20"/>
    </w:rPr>
  </w:style>
  <w:style w:type="character" w:styleId="IntenseEmphasis">
    <w:name w:val="Intense Emphasis"/>
    <w:basedOn w:val="DefaultParagraphFont"/>
    <w:uiPriority w:val="21"/>
    <w:semiHidden/>
    <w:rsid w:val="004B5DE5"/>
    <w:rPr>
      <w:rFonts w:asciiTheme="minorHAnsi" w:hAnsiTheme="minorHAnsi"/>
      <w:b/>
      <w:bCs/>
      <w:i/>
      <w:iCs/>
      <w:color w:val="1F8785" w:themeColor="text2" w:themeShade="BF"/>
      <w:sz w:val="20"/>
    </w:rPr>
  </w:style>
  <w:style w:type="character" w:styleId="Strong">
    <w:name w:val="Strong"/>
    <w:basedOn w:val="DefaultParagraphFont"/>
    <w:uiPriority w:val="22"/>
    <w:semiHidden/>
    <w:rsid w:val="004B5DE5"/>
    <w:rPr>
      <w:rFonts w:asciiTheme="minorHAnsi" w:hAnsiTheme="minorHAnsi"/>
      <w:b/>
      <w:bCs/>
      <w:sz w:val="20"/>
    </w:rPr>
  </w:style>
  <w:style w:type="paragraph" w:styleId="Quote">
    <w:name w:val="Quote"/>
    <w:basedOn w:val="MisysPullQuote"/>
    <w:next w:val="Normal"/>
    <w:link w:val="QuoteChar"/>
    <w:uiPriority w:val="29"/>
    <w:semiHidden/>
    <w:rsid w:val="00A87F28"/>
    <w:rPr>
      <w:iCs/>
      <w:sz w:val="28"/>
    </w:rPr>
  </w:style>
  <w:style w:type="character" w:customStyle="1" w:styleId="QuoteChar">
    <w:name w:val="Quote Char"/>
    <w:basedOn w:val="DefaultParagraphFont"/>
    <w:link w:val="Quote"/>
    <w:uiPriority w:val="29"/>
    <w:semiHidden/>
    <w:rsid w:val="002835DF"/>
    <w:rPr>
      <w:rFonts w:asciiTheme="majorHAnsi" w:hAnsiTheme="majorHAnsi" w:cstheme="majorHAnsi"/>
      <w:iCs/>
      <w:color w:val="2AB5B2" w:themeColor="text2"/>
      <w:sz w:val="28"/>
    </w:rPr>
  </w:style>
  <w:style w:type="paragraph" w:styleId="IntenseQuote">
    <w:name w:val="Intense Quote"/>
    <w:basedOn w:val="MisysPullQuote"/>
    <w:next w:val="Normal"/>
    <w:link w:val="IntenseQuoteChar"/>
    <w:uiPriority w:val="30"/>
    <w:semiHidden/>
    <w:rsid w:val="00A87F28"/>
    <w:pPr>
      <w:spacing w:before="200" w:after="280"/>
      <w:ind w:left="936" w:right="936"/>
    </w:pPr>
    <w:rPr>
      <w:bCs/>
      <w:i/>
      <w:iCs/>
    </w:rPr>
  </w:style>
  <w:style w:type="character" w:customStyle="1" w:styleId="IntenseQuoteChar">
    <w:name w:val="Intense Quote Char"/>
    <w:basedOn w:val="DefaultParagraphFont"/>
    <w:link w:val="IntenseQuote"/>
    <w:uiPriority w:val="30"/>
    <w:semiHidden/>
    <w:rsid w:val="002835DF"/>
    <w:rPr>
      <w:rFonts w:asciiTheme="majorHAnsi" w:hAnsiTheme="majorHAnsi" w:cstheme="majorHAnsi"/>
      <w:bCs/>
      <w:i/>
      <w:iCs/>
      <w:color w:val="2AB5B2" w:themeColor="text2"/>
      <w:sz w:val="24"/>
    </w:rPr>
  </w:style>
  <w:style w:type="character" w:styleId="SubtleReference">
    <w:name w:val="Subtle Reference"/>
    <w:basedOn w:val="DefaultParagraphFont"/>
    <w:uiPriority w:val="31"/>
    <w:semiHidden/>
    <w:rsid w:val="00A87F28"/>
    <w:rPr>
      <w:smallCaps/>
      <w:color w:val="1F8785" w:themeColor="text2" w:themeShade="BF"/>
      <w:sz w:val="16"/>
      <w:u w:val="single"/>
      <w:bdr w:val="dotted" w:sz="4" w:space="0" w:color="auto"/>
    </w:rPr>
  </w:style>
  <w:style w:type="character" w:styleId="IntenseReference">
    <w:name w:val="Intense Reference"/>
    <w:basedOn w:val="DefaultParagraphFont"/>
    <w:uiPriority w:val="32"/>
    <w:semiHidden/>
    <w:rsid w:val="00A87F28"/>
    <w:rPr>
      <w:b/>
      <w:bCs/>
      <w:smallCaps/>
      <w:color w:val="1F8785" w:themeColor="text2" w:themeShade="BF"/>
      <w:spacing w:val="5"/>
      <w:sz w:val="16"/>
      <w:u w:val="single"/>
      <w:bdr w:val="dotted" w:sz="4" w:space="0" w:color="auto"/>
    </w:rPr>
  </w:style>
  <w:style w:type="character" w:styleId="BookTitle">
    <w:name w:val="Book Title"/>
    <w:basedOn w:val="DefaultParagraphFont"/>
    <w:uiPriority w:val="33"/>
    <w:semiHidden/>
    <w:rsid w:val="00A87F28"/>
    <w:rPr>
      <w:b/>
      <w:bCs/>
      <w:smallCaps/>
      <w:color w:val="313131" w:themeColor="text1"/>
      <w:spacing w:val="5"/>
      <w:sz w:val="16"/>
    </w:rPr>
  </w:style>
  <w:style w:type="paragraph" w:styleId="ListParagraph">
    <w:name w:val="List Paragraph"/>
    <w:basedOn w:val="Normal"/>
    <w:uiPriority w:val="34"/>
    <w:qFormat/>
    <w:rsid w:val="00A87F28"/>
    <w:pPr>
      <w:ind w:left="720"/>
      <w:contextualSpacing/>
    </w:pPr>
  </w:style>
  <w:style w:type="paragraph" w:styleId="Caption">
    <w:name w:val="caption"/>
    <w:basedOn w:val="Normal"/>
    <w:next w:val="Normal"/>
    <w:uiPriority w:val="35"/>
    <w:semiHidden/>
    <w:qFormat/>
    <w:rsid w:val="00A87F28"/>
    <w:pPr>
      <w:spacing w:after="200"/>
    </w:pPr>
    <w:rPr>
      <w:b/>
      <w:bCs/>
      <w:color w:val="auto"/>
      <w:sz w:val="16"/>
      <w:szCs w:val="18"/>
    </w:rPr>
  </w:style>
  <w:style w:type="paragraph" w:styleId="Bibliography">
    <w:name w:val="Bibliography"/>
    <w:basedOn w:val="Normal"/>
    <w:next w:val="Normal"/>
    <w:uiPriority w:val="37"/>
    <w:semiHidden/>
    <w:rsid w:val="00A87F28"/>
  </w:style>
  <w:style w:type="paragraph" w:styleId="BlockText">
    <w:name w:val="Block Text"/>
    <w:basedOn w:val="Normal"/>
    <w:uiPriority w:val="99"/>
    <w:semiHidden/>
    <w:qFormat/>
    <w:rsid w:val="00A87F28"/>
    <w:pPr>
      <w:pBdr>
        <w:top w:val="dotted" w:sz="4" w:space="10" w:color="auto"/>
        <w:left w:val="dotted" w:sz="4" w:space="10" w:color="auto"/>
        <w:bottom w:val="dotted" w:sz="4" w:space="10" w:color="auto"/>
        <w:right w:val="dotted" w:sz="4" w:space="10" w:color="auto"/>
      </w:pBdr>
      <w:ind w:left="1152" w:right="1152"/>
    </w:pPr>
    <w:rPr>
      <w:b/>
      <w:iCs/>
      <w:color w:val="27AFA3" w:themeColor="accent1"/>
    </w:rPr>
  </w:style>
  <w:style w:type="paragraph" w:styleId="BodyText">
    <w:name w:val="Body Text"/>
    <w:basedOn w:val="MisysTextBody"/>
    <w:next w:val="MisysTextBody"/>
    <w:link w:val="BodyTextChar"/>
    <w:uiPriority w:val="99"/>
    <w:semiHidden/>
    <w:rsid w:val="00A87F28"/>
  </w:style>
  <w:style w:type="character" w:customStyle="1" w:styleId="BodyTextChar">
    <w:name w:val="Body Text Char"/>
    <w:basedOn w:val="DefaultParagraphFont"/>
    <w:link w:val="BodyText"/>
    <w:uiPriority w:val="99"/>
    <w:semiHidden/>
    <w:rsid w:val="002835DF"/>
    <w:rPr>
      <w:rFonts w:asciiTheme="majorHAnsi" w:hAnsiTheme="majorHAnsi" w:cstheme="majorHAnsi"/>
    </w:rPr>
  </w:style>
  <w:style w:type="paragraph" w:styleId="BodyText2">
    <w:name w:val="Body Text 2"/>
    <w:basedOn w:val="MisysTextBody"/>
    <w:link w:val="BodyText2Char"/>
    <w:uiPriority w:val="99"/>
    <w:semiHidden/>
    <w:rsid w:val="00A87F28"/>
    <w:pPr>
      <w:spacing w:line="480" w:lineRule="auto"/>
    </w:pPr>
    <w:rPr>
      <w:sz w:val="16"/>
    </w:rPr>
  </w:style>
  <w:style w:type="character" w:customStyle="1" w:styleId="BodyText2Char">
    <w:name w:val="Body Text 2 Char"/>
    <w:basedOn w:val="DefaultParagraphFont"/>
    <w:link w:val="BodyText2"/>
    <w:uiPriority w:val="99"/>
    <w:semiHidden/>
    <w:rsid w:val="002835DF"/>
    <w:rPr>
      <w:rFonts w:asciiTheme="majorHAnsi" w:hAnsiTheme="majorHAnsi" w:cstheme="majorHAnsi"/>
      <w:sz w:val="16"/>
    </w:rPr>
  </w:style>
  <w:style w:type="paragraph" w:styleId="BodyText3">
    <w:name w:val="Body Text 3"/>
    <w:basedOn w:val="MisysTextBody"/>
    <w:link w:val="BodyText3Char"/>
    <w:uiPriority w:val="99"/>
    <w:semiHidden/>
    <w:rsid w:val="00A87F28"/>
    <w:rPr>
      <w:i/>
      <w:sz w:val="16"/>
      <w:szCs w:val="16"/>
    </w:rPr>
  </w:style>
  <w:style w:type="character" w:customStyle="1" w:styleId="BodyText3Char">
    <w:name w:val="Body Text 3 Char"/>
    <w:basedOn w:val="DefaultParagraphFont"/>
    <w:link w:val="BodyText3"/>
    <w:uiPriority w:val="99"/>
    <w:semiHidden/>
    <w:rsid w:val="002835DF"/>
    <w:rPr>
      <w:rFonts w:asciiTheme="majorHAnsi" w:hAnsiTheme="majorHAnsi" w:cstheme="majorHAnsi"/>
      <w:i/>
      <w:sz w:val="16"/>
      <w:szCs w:val="16"/>
    </w:rPr>
  </w:style>
  <w:style w:type="paragraph" w:styleId="BodyTextFirstIndent">
    <w:name w:val="Body Text First Indent"/>
    <w:basedOn w:val="MisysTextBody"/>
    <w:link w:val="BodyTextFirstIndentChar"/>
    <w:uiPriority w:val="99"/>
    <w:semiHidden/>
    <w:rsid w:val="00A87F28"/>
    <w:pPr>
      <w:tabs>
        <w:tab w:val="clear" w:pos="3680"/>
      </w:tabs>
      <w:spacing w:after="0"/>
      <w:ind w:firstLine="360"/>
    </w:pPr>
    <w:rPr>
      <w:rFonts w:asciiTheme="minorHAnsi" w:hAnsiTheme="minorHAnsi" w:cstheme="minorBidi"/>
      <w:szCs w:val="22"/>
    </w:rPr>
  </w:style>
  <w:style w:type="character" w:customStyle="1" w:styleId="BodyTextFirstIndentChar">
    <w:name w:val="Body Text First Indent Char"/>
    <w:basedOn w:val="BodyTextChar"/>
    <w:link w:val="BodyTextFirstIndent"/>
    <w:uiPriority w:val="99"/>
    <w:semiHidden/>
    <w:rsid w:val="002835DF"/>
    <w:rPr>
      <w:rFonts w:asciiTheme="majorHAnsi" w:hAnsiTheme="majorHAnsi" w:cstheme="majorHAnsi"/>
      <w:szCs w:val="22"/>
    </w:rPr>
  </w:style>
  <w:style w:type="paragraph" w:styleId="BodyTextIndent">
    <w:name w:val="Body Text Indent"/>
    <w:basedOn w:val="MisysTextBody"/>
    <w:link w:val="BodyTextIndentChar"/>
    <w:uiPriority w:val="99"/>
    <w:semiHidden/>
    <w:rsid w:val="00051F98"/>
    <w:pPr>
      <w:ind w:left="283"/>
    </w:pPr>
  </w:style>
  <w:style w:type="character" w:customStyle="1" w:styleId="BodyTextIndentChar">
    <w:name w:val="Body Text Indent Char"/>
    <w:basedOn w:val="DefaultParagraphFont"/>
    <w:link w:val="BodyTextIndent"/>
    <w:uiPriority w:val="99"/>
    <w:semiHidden/>
    <w:rsid w:val="002835DF"/>
    <w:rPr>
      <w:rFonts w:asciiTheme="majorHAnsi" w:hAnsiTheme="majorHAnsi" w:cstheme="majorHAnsi"/>
    </w:rPr>
  </w:style>
  <w:style w:type="paragraph" w:styleId="BodyTextFirstIndent2">
    <w:name w:val="Body Text First Indent 2"/>
    <w:basedOn w:val="MisysTextBody"/>
    <w:link w:val="BodyTextFirstIndent2Char"/>
    <w:uiPriority w:val="99"/>
    <w:semiHidden/>
    <w:rsid w:val="00051F98"/>
    <w:pPr>
      <w:spacing w:after="0"/>
      <w:ind w:firstLine="360"/>
    </w:pPr>
  </w:style>
  <w:style w:type="character" w:customStyle="1" w:styleId="BodyTextFirstIndent2Char">
    <w:name w:val="Body Text First Indent 2 Char"/>
    <w:basedOn w:val="BodyTextIndentChar"/>
    <w:link w:val="BodyTextFirstIndent2"/>
    <w:uiPriority w:val="99"/>
    <w:semiHidden/>
    <w:rsid w:val="002835DF"/>
    <w:rPr>
      <w:rFonts w:asciiTheme="majorHAnsi" w:hAnsiTheme="majorHAnsi" w:cstheme="majorHAnsi"/>
    </w:rPr>
  </w:style>
  <w:style w:type="paragraph" w:styleId="BodyTextIndent2">
    <w:name w:val="Body Text Indent 2"/>
    <w:basedOn w:val="MisysTextBody"/>
    <w:link w:val="BodyTextIndent2Char"/>
    <w:uiPriority w:val="99"/>
    <w:semiHidden/>
    <w:rsid w:val="00051F98"/>
    <w:pPr>
      <w:spacing w:line="480" w:lineRule="auto"/>
      <w:ind w:left="283"/>
    </w:pPr>
    <w:rPr>
      <w:sz w:val="16"/>
    </w:rPr>
  </w:style>
  <w:style w:type="character" w:customStyle="1" w:styleId="BodyTextIndent2Char">
    <w:name w:val="Body Text Indent 2 Char"/>
    <w:basedOn w:val="DefaultParagraphFont"/>
    <w:link w:val="BodyTextIndent2"/>
    <w:uiPriority w:val="99"/>
    <w:semiHidden/>
    <w:rsid w:val="002835DF"/>
    <w:rPr>
      <w:rFonts w:asciiTheme="majorHAnsi" w:hAnsiTheme="majorHAnsi" w:cstheme="majorHAnsi"/>
      <w:sz w:val="16"/>
    </w:rPr>
  </w:style>
  <w:style w:type="paragraph" w:styleId="BodyTextIndent3">
    <w:name w:val="Body Text Indent 3"/>
    <w:basedOn w:val="MisysTextBody"/>
    <w:link w:val="BodyTextIndent3Char"/>
    <w:uiPriority w:val="99"/>
    <w:semiHidden/>
    <w:rsid w:val="00051F98"/>
    <w:pPr>
      <w:ind w:left="283"/>
    </w:pPr>
    <w:rPr>
      <w:sz w:val="14"/>
      <w:szCs w:val="16"/>
    </w:rPr>
  </w:style>
  <w:style w:type="character" w:customStyle="1" w:styleId="BodyTextIndent3Char">
    <w:name w:val="Body Text Indent 3 Char"/>
    <w:basedOn w:val="DefaultParagraphFont"/>
    <w:link w:val="BodyTextIndent3"/>
    <w:uiPriority w:val="99"/>
    <w:semiHidden/>
    <w:rsid w:val="002835DF"/>
    <w:rPr>
      <w:rFonts w:asciiTheme="majorHAnsi" w:hAnsiTheme="majorHAnsi" w:cstheme="majorHAnsi"/>
      <w:sz w:val="14"/>
      <w:szCs w:val="16"/>
    </w:rPr>
  </w:style>
  <w:style w:type="paragraph" w:styleId="Closing">
    <w:name w:val="Closing"/>
    <w:basedOn w:val="MisysTextBody"/>
    <w:link w:val="ClosingChar"/>
    <w:uiPriority w:val="99"/>
    <w:semiHidden/>
    <w:rsid w:val="00051F98"/>
    <w:pPr>
      <w:ind w:left="4252"/>
    </w:pPr>
    <w:rPr>
      <w:b/>
      <w:color w:val="155A58" w:themeColor="text2" w:themeShade="80"/>
    </w:rPr>
  </w:style>
  <w:style w:type="character" w:customStyle="1" w:styleId="ClosingChar">
    <w:name w:val="Closing Char"/>
    <w:basedOn w:val="DefaultParagraphFont"/>
    <w:link w:val="Closing"/>
    <w:uiPriority w:val="99"/>
    <w:semiHidden/>
    <w:rsid w:val="002835DF"/>
    <w:rPr>
      <w:rFonts w:asciiTheme="majorHAnsi" w:hAnsiTheme="majorHAnsi" w:cstheme="majorHAnsi"/>
      <w:b/>
      <w:color w:val="155A58" w:themeColor="text2" w:themeShade="80"/>
    </w:rPr>
  </w:style>
  <w:style w:type="paragraph" w:styleId="Date">
    <w:name w:val="Date"/>
    <w:basedOn w:val="Normal"/>
    <w:next w:val="Normal"/>
    <w:link w:val="DateChar"/>
    <w:uiPriority w:val="99"/>
    <w:semiHidden/>
    <w:rsid w:val="00051F98"/>
  </w:style>
  <w:style w:type="character" w:customStyle="1" w:styleId="DateChar">
    <w:name w:val="Date Char"/>
    <w:basedOn w:val="DefaultParagraphFont"/>
    <w:link w:val="Date"/>
    <w:uiPriority w:val="99"/>
    <w:semiHidden/>
    <w:rsid w:val="002835DF"/>
  </w:style>
  <w:style w:type="paragraph" w:styleId="DocumentMap">
    <w:name w:val="Document Map"/>
    <w:basedOn w:val="Normal"/>
    <w:link w:val="DocumentMapChar"/>
    <w:uiPriority w:val="99"/>
    <w:semiHidden/>
    <w:rsid w:val="00051F98"/>
    <w:rPr>
      <w:rFonts w:cs="Tahoma"/>
      <w:color w:val="auto"/>
      <w:sz w:val="16"/>
      <w:szCs w:val="16"/>
    </w:rPr>
  </w:style>
  <w:style w:type="character" w:customStyle="1" w:styleId="DocumentMapChar">
    <w:name w:val="Document Map Char"/>
    <w:basedOn w:val="DefaultParagraphFont"/>
    <w:link w:val="DocumentMap"/>
    <w:uiPriority w:val="99"/>
    <w:semiHidden/>
    <w:rsid w:val="002835DF"/>
    <w:rPr>
      <w:rFonts w:cs="Tahoma"/>
      <w:color w:val="auto"/>
      <w:sz w:val="16"/>
      <w:szCs w:val="16"/>
    </w:rPr>
  </w:style>
  <w:style w:type="paragraph" w:styleId="E-mailSignature">
    <w:name w:val="E-mail Signature"/>
    <w:basedOn w:val="Normal"/>
    <w:link w:val="E-mailSignatureChar"/>
    <w:uiPriority w:val="99"/>
    <w:semiHidden/>
    <w:rsid w:val="00051F98"/>
  </w:style>
  <w:style w:type="character" w:customStyle="1" w:styleId="E-mailSignatureChar">
    <w:name w:val="E-mail Signature Char"/>
    <w:basedOn w:val="DefaultParagraphFont"/>
    <w:link w:val="E-mailSignature"/>
    <w:uiPriority w:val="99"/>
    <w:semiHidden/>
    <w:rsid w:val="002835DF"/>
  </w:style>
  <w:style w:type="character" w:styleId="EndnoteReference">
    <w:name w:val="endnote reference"/>
    <w:basedOn w:val="DefaultParagraphFont"/>
    <w:uiPriority w:val="99"/>
    <w:semiHidden/>
    <w:rsid w:val="00051F98"/>
    <w:rPr>
      <w:rFonts w:asciiTheme="minorHAnsi" w:hAnsiTheme="minorHAnsi"/>
      <w:b/>
      <w:color w:val="155A58" w:themeColor="text2" w:themeShade="80"/>
      <w:sz w:val="16"/>
      <w:vertAlign w:val="superscript"/>
    </w:rPr>
  </w:style>
  <w:style w:type="paragraph" w:styleId="EndnoteText">
    <w:name w:val="endnote text"/>
    <w:basedOn w:val="Normal"/>
    <w:link w:val="EndnoteTextChar"/>
    <w:uiPriority w:val="99"/>
    <w:semiHidden/>
    <w:rsid w:val="00051F98"/>
    <w:rPr>
      <w:sz w:val="16"/>
    </w:rPr>
  </w:style>
  <w:style w:type="character" w:customStyle="1" w:styleId="EndnoteTextChar">
    <w:name w:val="Endnote Text Char"/>
    <w:basedOn w:val="DefaultParagraphFont"/>
    <w:link w:val="EndnoteText"/>
    <w:uiPriority w:val="99"/>
    <w:semiHidden/>
    <w:rsid w:val="002835DF"/>
    <w:rPr>
      <w:sz w:val="16"/>
    </w:rPr>
  </w:style>
  <w:style w:type="paragraph" w:styleId="EnvelopeAddress">
    <w:name w:val="envelope address"/>
    <w:basedOn w:val="Normal"/>
    <w:uiPriority w:val="99"/>
    <w:semiHidden/>
    <w:rsid w:val="00051F98"/>
    <w:pPr>
      <w:framePr w:w="7920" w:h="1980" w:hRule="exact" w:hSpace="180" w:wrap="auto" w:hAnchor="page" w:xAlign="center" w:yAlign="bottom"/>
      <w:ind w:left="2880"/>
    </w:pPr>
    <w:rPr>
      <w:rFonts w:asciiTheme="majorHAnsi" w:eastAsiaTheme="majorEastAsia" w:hAnsiTheme="majorHAnsi" w:cstheme="majorBidi"/>
      <w:sz w:val="24"/>
      <w:szCs w:val="24"/>
    </w:rPr>
  </w:style>
  <w:style w:type="character" w:styleId="FootnoteReference">
    <w:name w:val="footnote reference"/>
    <w:basedOn w:val="DefaultParagraphFont"/>
    <w:uiPriority w:val="99"/>
    <w:semiHidden/>
    <w:rsid w:val="00051F98"/>
    <w:rPr>
      <w:rFonts w:asciiTheme="minorHAnsi" w:hAnsiTheme="minorHAnsi"/>
      <w:b/>
      <w:sz w:val="20"/>
      <w:vertAlign w:val="superscript"/>
    </w:rPr>
  </w:style>
  <w:style w:type="paragraph" w:styleId="FootnoteText">
    <w:name w:val="footnote text"/>
    <w:basedOn w:val="Normal"/>
    <w:link w:val="FootnoteTextChar"/>
    <w:uiPriority w:val="99"/>
    <w:semiHidden/>
    <w:rsid w:val="00051F98"/>
  </w:style>
  <w:style w:type="character" w:customStyle="1" w:styleId="FootnoteTextChar">
    <w:name w:val="Footnote Text Char"/>
    <w:basedOn w:val="DefaultParagraphFont"/>
    <w:link w:val="FootnoteText"/>
    <w:uiPriority w:val="99"/>
    <w:semiHidden/>
    <w:rsid w:val="002835DF"/>
  </w:style>
  <w:style w:type="character" w:styleId="HTMLAcronym">
    <w:name w:val="HTML Acronym"/>
    <w:basedOn w:val="DefaultParagraphFont"/>
    <w:uiPriority w:val="99"/>
    <w:semiHidden/>
    <w:rsid w:val="00051F98"/>
    <w:rPr>
      <w:rFonts w:asciiTheme="minorHAnsi" w:hAnsiTheme="minorHAnsi"/>
      <w:sz w:val="20"/>
    </w:rPr>
  </w:style>
  <w:style w:type="paragraph" w:styleId="HTMLAddress">
    <w:name w:val="HTML Address"/>
    <w:basedOn w:val="Normal"/>
    <w:link w:val="HTMLAddressChar"/>
    <w:uiPriority w:val="99"/>
    <w:semiHidden/>
    <w:rsid w:val="00051F98"/>
    <w:rPr>
      <w:i/>
      <w:iCs/>
    </w:rPr>
  </w:style>
  <w:style w:type="character" w:customStyle="1" w:styleId="HTMLAddressChar">
    <w:name w:val="HTML Address Char"/>
    <w:basedOn w:val="DefaultParagraphFont"/>
    <w:link w:val="HTMLAddress"/>
    <w:uiPriority w:val="99"/>
    <w:semiHidden/>
    <w:rsid w:val="002835DF"/>
    <w:rPr>
      <w:i/>
      <w:iCs/>
    </w:rPr>
  </w:style>
  <w:style w:type="character" w:styleId="HTMLCite">
    <w:name w:val="HTML Cite"/>
    <w:basedOn w:val="DefaultParagraphFont"/>
    <w:uiPriority w:val="99"/>
    <w:semiHidden/>
    <w:rsid w:val="00051F98"/>
    <w:rPr>
      <w:rFonts w:asciiTheme="minorHAnsi" w:hAnsiTheme="minorHAnsi"/>
      <w:i/>
      <w:iCs/>
      <w:sz w:val="20"/>
    </w:rPr>
  </w:style>
  <w:style w:type="character" w:styleId="HTMLCode">
    <w:name w:val="HTML Code"/>
    <w:basedOn w:val="DefaultParagraphFont"/>
    <w:uiPriority w:val="99"/>
    <w:semiHidden/>
    <w:rsid w:val="00051F98"/>
    <w:rPr>
      <w:rFonts w:asciiTheme="minorHAnsi" w:hAnsiTheme="minorHAnsi" w:cs="Consolas"/>
      <w:color w:val="ACACAC" w:themeColor="text1" w:themeTint="66"/>
      <w:sz w:val="20"/>
      <w:szCs w:val="20"/>
    </w:rPr>
  </w:style>
  <w:style w:type="character" w:styleId="HTMLDefinition">
    <w:name w:val="HTML Definition"/>
    <w:basedOn w:val="DefaultParagraphFont"/>
    <w:uiPriority w:val="99"/>
    <w:semiHidden/>
    <w:rsid w:val="00051F98"/>
    <w:rPr>
      <w:i/>
      <w:iCs/>
      <w:color w:val="838383" w:themeColor="text1" w:themeTint="99"/>
    </w:rPr>
  </w:style>
  <w:style w:type="paragraph" w:styleId="Index1">
    <w:name w:val="index 1"/>
    <w:basedOn w:val="Normal"/>
    <w:next w:val="Normal"/>
    <w:autoRedefine/>
    <w:uiPriority w:val="99"/>
    <w:semiHidden/>
    <w:rsid w:val="00051F98"/>
    <w:pPr>
      <w:ind w:left="200" w:hanging="200"/>
    </w:pPr>
  </w:style>
  <w:style w:type="paragraph" w:styleId="IndexHeading">
    <w:name w:val="index heading"/>
    <w:basedOn w:val="Normal"/>
    <w:next w:val="Index1"/>
    <w:uiPriority w:val="99"/>
    <w:semiHidden/>
    <w:rsid w:val="00051F98"/>
    <w:rPr>
      <w:rFonts w:asciiTheme="majorHAnsi" w:eastAsiaTheme="majorEastAsia" w:hAnsiTheme="majorHAnsi" w:cstheme="majorBidi"/>
      <w:b/>
      <w:bCs/>
      <w:color w:val="2AB5B2" w:themeColor="text2"/>
    </w:rPr>
  </w:style>
  <w:style w:type="character" w:styleId="LineNumber">
    <w:name w:val="line number"/>
    <w:basedOn w:val="DefaultParagraphFont"/>
    <w:uiPriority w:val="99"/>
    <w:semiHidden/>
    <w:rsid w:val="00051F98"/>
    <w:rPr>
      <w:rFonts w:asciiTheme="minorHAnsi" w:hAnsiTheme="minorHAnsi"/>
      <w:sz w:val="20"/>
    </w:rPr>
  </w:style>
  <w:style w:type="paragraph" w:styleId="MessageHeader">
    <w:name w:val="Message Header"/>
    <w:basedOn w:val="Normal"/>
    <w:link w:val="MessageHeaderChar"/>
    <w:uiPriority w:val="99"/>
    <w:semiHidden/>
    <w:rsid w:val="00051F98"/>
    <w:pPr>
      <w:pBdr>
        <w:top w:val="dotted" w:sz="4" w:space="1" w:color="D5D5D5" w:themeColor="text1" w:themeTint="33"/>
        <w:left w:val="dotted" w:sz="4" w:space="1" w:color="D5D5D5" w:themeColor="text1" w:themeTint="33"/>
        <w:bottom w:val="dotted" w:sz="4" w:space="1" w:color="D5D5D5" w:themeColor="text1" w:themeTint="33"/>
        <w:right w:val="dotted" w:sz="4" w:space="1" w:color="D5D5D5" w:themeColor="text1" w:themeTint="33"/>
      </w:pBdr>
      <w:shd w:val="pct20" w:color="auto" w:fill="auto"/>
      <w:ind w:left="1134" w:hanging="1134"/>
    </w:pPr>
    <w:rPr>
      <w:rFonts w:asciiTheme="majorHAnsi" w:eastAsiaTheme="majorEastAsia" w:hAnsiTheme="majorHAnsi" w:cstheme="majorBidi"/>
      <w:b/>
      <w:sz w:val="24"/>
      <w:szCs w:val="24"/>
    </w:rPr>
  </w:style>
  <w:style w:type="character" w:customStyle="1" w:styleId="MessageHeaderChar">
    <w:name w:val="Message Header Char"/>
    <w:basedOn w:val="DefaultParagraphFont"/>
    <w:link w:val="MessageHeader"/>
    <w:uiPriority w:val="99"/>
    <w:semiHidden/>
    <w:rsid w:val="002835DF"/>
    <w:rPr>
      <w:rFonts w:asciiTheme="majorHAnsi" w:eastAsiaTheme="majorEastAsia" w:hAnsiTheme="majorHAnsi" w:cstheme="majorBidi"/>
      <w:b/>
      <w:sz w:val="24"/>
      <w:szCs w:val="24"/>
      <w:shd w:val="pct20" w:color="auto" w:fill="auto"/>
    </w:rPr>
  </w:style>
  <w:style w:type="paragraph" w:styleId="NormalWeb">
    <w:name w:val="Normal (Web)"/>
    <w:basedOn w:val="Normal"/>
    <w:uiPriority w:val="99"/>
    <w:semiHidden/>
    <w:rsid w:val="00051F98"/>
    <w:rPr>
      <w:rFonts w:cs="Times New Roman"/>
      <w:sz w:val="24"/>
      <w:szCs w:val="24"/>
    </w:rPr>
  </w:style>
  <w:style w:type="character" w:styleId="PageNumber">
    <w:name w:val="page number"/>
    <w:basedOn w:val="DefaultParagraphFont"/>
    <w:uiPriority w:val="99"/>
    <w:semiHidden/>
    <w:rsid w:val="00051F98"/>
    <w:rPr>
      <w:rFonts w:asciiTheme="minorHAnsi" w:hAnsiTheme="minorHAnsi"/>
      <w:sz w:val="20"/>
    </w:rPr>
  </w:style>
  <w:style w:type="paragraph" w:styleId="PlainText">
    <w:name w:val="Plain Text"/>
    <w:basedOn w:val="Normal"/>
    <w:link w:val="PlainTextChar"/>
    <w:uiPriority w:val="99"/>
    <w:semiHidden/>
    <w:rsid w:val="00051F98"/>
    <w:rPr>
      <w:rFonts w:cs="Consolas"/>
      <w:szCs w:val="21"/>
    </w:rPr>
  </w:style>
  <w:style w:type="character" w:customStyle="1" w:styleId="PlainTextChar">
    <w:name w:val="Plain Text Char"/>
    <w:basedOn w:val="DefaultParagraphFont"/>
    <w:link w:val="PlainText"/>
    <w:uiPriority w:val="99"/>
    <w:semiHidden/>
    <w:rsid w:val="002835DF"/>
    <w:rPr>
      <w:rFonts w:cs="Consolas"/>
      <w:szCs w:val="21"/>
    </w:rPr>
  </w:style>
  <w:style w:type="paragraph" w:styleId="Salutation">
    <w:name w:val="Salutation"/>
    <w:basedOn w:val="Normal"/>
    <w:next w:val="Normal"/>
    <w:link w:val="SalutationChar"/>
    <w:uiPriority w:val="99"/>
    <w:semiHidden/>
    <w:rsid w:val="00051F98"/>
  </w:style>
  <w:style w:type="character" w:customStyle="1" w:styleId="SalutationChar">
    <w:name w:val="Salutation Char"/>
    <w:basedOn w:val="DefaultParagraphFont"/>
    <w:link w:val="Salutation"/>
    <w:uiPriority w:val="99"/>
    <w:semiHidden/>
    <w:rsid w:val="002835DF"/>
  </w:style>
  <w:style w:type="paragraph" w:styleId="Signature">
    <w:name w:val="Signature"/>
    <w:basedOn w:val="Normal"/>
    <w:link w:val="SignatureChar"/>
    <w:uiPriority w:val="99"/>
    <w:semiHidden/>
    <w:rsid w:val="009E394A"/>
    <w:pPr>
      <w:ind w:left="4252"/>
    </w:pPr>
    <w:rPr>
      <w:i/>
    </w:rPr>
  </w:style>
  <w:style w:type="character" w:customStyle="1" w:styleId="SignatureChar">
    <w:name w:val="Signature Char"/>
    <w:basedOn w:val="DefaultParagraphFont"/>
    <w:link w:val="Signature"/>
    <w:uiPriority w:val="99"/>
    <w:semiHidden/>
    <w:rsid w:val="002835DF"/>
    <w:rPr>
      <w:i/>
    </w:rPr>
  </w:style>
  <w:style w:type="paragraph" w:customStyle="1" w:styleId="MisysTextBodyBulletPointLv3">
    <w:name w:val="Misys Text: Body Bullet Point Lv3"/>
    <w:basedOn w:val="MisysTextBodyBulletPointLv2"/>
    <w:autoRedefine/>
    <w:qFormat/>
    <w:rsid w:val="005860BA"/>
    <w:pPr>
      <w:numPr>
        <w:numId w:val="5"/>
      </w:numPr>
      <w:ind w:left="851" w:hanging="284"/>
    </w:pPr>
  </w:style>
  <w:style w:type="paragraph" w:customStyle="1" w:styleId="MisysTextBodyBulletPointLv4">
    <w:name w:val="Misys Text: Body Bullet Point Lv4"/>
    <w:basedOn w:val="MisysTextBodyBulletPointLv3"/>
    <w:autoRedefine/>
    <w:qFormat/>
    <w:rsid w:val="005860BA"/>
    <w:pPr>
      <w:numPr>
        <w:numId w:val="6"/>
      </w:numPr>
    </w:pPr>
  </w:style>
  <w:style w:type="table" w:styleId="MediumShading1-Accent4">
    <w:name w:val="Medium Shading 1 Accent 4"/>
    <w:basedOn w:val="TableNormal"/>
    <w:uiPriority w:val="63"/>
    <w:rsid w:val="00067C78"/>
    <w:pPr>
      <w:spacing w:after="0" w:line="240" w:lineRule="auto"/>
    </w:pPr>
    <w:tblPr>
      <w:tblStyleRowBandSize w:val="1"/>
      <w:tblStyleColBandSize w:val="1"/>
      <w:tblBorders>
        <w:top w:val="single" w:sz="8" w:space="0" w:color="A499C8" w:themeColor="accent4" w:themeTint="BF"/>
        <w:left w:val="single" w:sz="8" w:space="0" w:color="A499C8" w:themeColor="accent4" w:themeTint="BF"/>
        <w:bottom w:val="single" w:sz="8" w:space="0" w:color="A499C8" w:themeColor="accent4" w:themeTint="BF"/>
        <w:right w:val="single" w:sz="8" w:space="0" w:color="A499C8" w:themeColor="accent4" w:themeTint="BF"/>
        <w:insideH w:val="single" w:sz="8" w:space="0" w:color="A499C8" w:themeColor="accent4" w:themeTint="BF"/>
      </w:tblBorders>
    </w:tblPr>
    <w:tblStylePr w:type="firstRow">
      <w:pPr>
        <w:spacing w:before="0" w:after="0" w:line="240" w:lineRule="auto"/>
      </w:pPr>
      <w:rPr>
        <w:b/>
        <w:bCs/>
        <w:color w:val="FFFFFF" w:themeColor="background1"/>
      </w:rPr>
      <w:tblPr/>
      <w:tcPr>
        <w:tcBorders>
          <w:top w:val="single" w:sz="8" w:space="0" w:color="A499C8" w:themeColor="accent4" w:themeTint="BF"/>
          <w:left w:val="single" w:sz="8" w:space="0" w:color="A499C8" w:themeColor="accent4" w:themeTint="BF"/>
          <w:bottom w:val="single" w:sz="8" w:space="0" w:color="A499C8" w:themeColor="accent4" w:themeTint="BF"/>
          <w:right w:val="single" w:sz="8" w:space="0" w:color="A499C8" w:themeColor="accent4" w:themeTint="BF"/>
          <w:insideH w:val="nil"/>
          <w:insideV w:val="nil"/>
        </w:tcBorders>
        <w:shd w:val="clear" w:color="auto" w:fill="8678B6" w:themeFill="accent4"/>
      </w:tcPr>
    </w:tblStylePr>
    <w:tblStylePr w:type="lastRow">
      <w:pPr>
        <w:spacing w:before="0" w:after="0" w:line="240" w:lineRule="auto"/>
      </w:pPr>
      <w:rPr>
        <w:b/>
        <w:bCs/>
      </w:rPr>
      <w:tblPr/>
      <w:tcPr>
        <w:tcBorders>
          <w:top w:val="double" w:sz="6" w:space="0" w:color="A499C8" w:themeColor="accent4" w:themeTint="BF"/>
          <w:left w:val="single" w:sz="8" w:space="0" w:color="A499C8" w:themeColor="accent4" w:themeTint="BF"/>
          <w:bottom w:val="single" w:sz="8" w:space="0" w:color="A499C8" w:themeColor="accent4" w:themeTint="BF"/>
          <w:right w:val="single" w:sz="8" w:space="0" w:color="A499C8" w:themeColor="accent4" w:themeTint="BF"/>
          <w:insideH w:val="nil"/>
          <w:insideV w:val="nil"/>
        </w:tcBorders>
      </w:tcPr>
    </w:tblStylePr>
    <w:tblStylePr w:type="firstCol">
      <w:rPr>
        <w:b/>
        <w:bCs/>
      </w:rPr>
    </w:tblStylePr>
    <w:tblStylePr w:type="lastCol">
      <w:rPr>
        <w:b/>
        <w:bCs/>
      </w:rPr>
    </w:tblStylePr>
    <w:tblStylePr w:type="band1Vert">
      <w:tblPr/>
      <w:tcPr>
        <w:shd w:val="clear" w:color="auto" w:fill="E0DDED" w:themeFill="accent4" w:themeFillTint="3F"/>
      </w:tcPr>
    </w:tblStylePr>
    <w:tblStylePr w:type="band1Horz">
      <w:tblPr/>
      <w:tcPr>
        <w:tcBorders>
          <w:insideH w:val="nil"/>
          <w:insideV w:val="nil"/>
        </w:tcBorders>
        <w:shd w:val="clear" w:color="auto" w:fill="E0DDED" w:themeFill="accent4" w:themeFillTint="3F"/>
      </w:tcPr>
    </w:tblStylePr>
    <w:tblStylePr w:type="band2Horz">
      <w:tblPr/>
      <w:tcPr>
        <w:tcBorders>
          <w:insideH w:val="nil"/>
          <w:insideV w:val="nil"/>
        </w:tcBorders>
      </w:tcPr>
    </w:tblStylePr>
  </w:style>
  <w:style w:type="paragraph" w:styleId="Revision">
    <w:name w:val="Revision"/>
    <w:hidden/>
    <w:uiPriority w:val="99"/>
    <w:semiHidden/>
    <w:rsid w:val="00C77B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77785">
      <w:bodyDiv w:val="1"/>
      <w:marLeft w:val="0"/>
      <w:marRight w:val="0"/>
      <w:marTop w:val="0"/>
      <w:marBottom w:val="0"/>
      <w:divBdr>
        <w:top w:val="none" w:sz="0" w:space="0" w:color="auto"/>
        <w:left w:val="none" w:sz="0" w:space="0" w:color="auto"/>
        <w:bottom w:val="none" w:sz="0" w:space="0" w:color="auto"/>
        <w:right w:val="none" w:sz="0" w:space="0" w:color="auto"/>
      </w:divBdr>
    </w:div>
    <w:div w:id="379087642">
      <w:bodyDiv w:val="1"/>
      <w:marLeft w:val="0"/>
      <w:marRight w:val="0"/>
      <w:marTop w:val="0"/>
      <w:marBottom w:val="0"/>
      <w:divBdr>
        <w:top w:val="none" w:sz="0" w:space="0" w:color="auto"/>
        <w:left w:val="none" w:sz="0" w:space="0" w:color="auto"/>
        <w:bottom w:val="none" w:sz="0" w:space="0" w:color="auto"/>
        <w:right w:val="none" w:sz="0" w:space="0" w:color="auto"/>
      </w:divBdr>
    </w:div>
    <w:div w:id="429354800">
      <w:bodyDiv w:val="1"/>
      <w:marLeft w:val="0"/>
      <w:marRight w:val="0"/>
      <w:marTop w:val="0"/>
      <w:marBottom w:val="0"/>
      <w:divBdr>
        <w:top w:val="none" w:sz="0" w:space="0" w:color="auto"/>
        <w:left w:val="none" w:sz="0" w:space="0" w:color="auto"/>
        <w:bottom w:val="none" w:sz="0" w:space="0" w:color="auto"/>
        <w:right w:val="none" w:sz="0" w:space="0" w:color="auto"/>
      </w:divBdr>
      <w:divsChild>
        <w:div w:id="1649938851">
          <w:marLeft w:val="0"/>
          <w:marRight w:val="0"/>
          <w:marTop w:val="0"/>
          <w:marBottom w:val="0"/>
          <w:divBdr>
            <w:top w:val="none" w:sz="0" w:space="0" w:color="auto"/>
            <w:left w:val="none" w:sz="0" w:space="0" w:color="auto"/>
            <w:bottom w:val="none" w:sz="0" w:space="0" w:color="auto"/>
            <w:right w:val="none" w:sz="0" w:space="0" w:color="auto"/>
          </w:divBdr>
          <w:divsChild>
            <w:div w:id="533809406">
              <w:marLeft w:val="0"/>
              <w:marRight w:val="0"/>
              <w:marTop w:val="0"/>
              <w:marBottom w:val="0"/>
              <w:divBdr>
                <w:top w:val="none" w:sz="0" w:space="0" w:color="auto"/>
                <w:left w:val="none" w:sz="0" w:space="0" w:color="auto"/>
                <w:bottom w:val="none" w:sz="0" w:space="0" w:color="auto"/>
                <w:right w:val="none" w:sz="0" w:space="0" w:color="auto"/>
              </w:divBdr>
              <w:divsChild>
                <w:div w:id="769669021">
                  <w:marLeft w:val="0"/>
                  <w:marRight w:val="0"/>
                  <w:marTop w:val="0"/>
                  <w:marBottom w:val="0"/>
                  <w:divBdr>
                    <w:top w:val="none" w:sz="0" w:space="0" w:color="auto"/>
                    <w:left w:val="none" w:sz="0" w:space="0" w:color="auto"/>
                    <w:bottom w:val="none" w:sz="0" w:space="0" w:color="auto"/>
                    <w:right w:val="none" w:sz="0" w:space="0" w:color="auto"/>
                  </w:divBdr>
                  <w:divsChild>
                    <w:div w:id="1582368269">
                      <w:marLeft w:val="0"/>
                      <w:marRight w:val="0"/>
                      <w:marTop w:val="0"/>
                      <w:marBottom w:val="0"/>
                      <w:divBdr>
                        <w:top w:val="single" w:sz="6" w:space="0" w:color="CCCCCC"/>
                        <w:left w:val="single" w:sz="2" w:space="0" w:color="CCCCCC"/>
                        <w:bottom w:val="single" w:sz="6" w:space="0" w:color="CCCCCC"/>
                        <w:right w:val="single" w:sz="2" w:space="0" w:color="CCCCCC"/>
                      </w:divBdr>
                      <w:divsChild>
                        <w:div w:id="76447045">
                          <w:marLeft w:val="0"/>
                          <w:marRight w:val="0"/>
                          <w:marTop w:val="0"/>
                          <w:marBottom w:val="0"/>
                          <w:divBdr>
                            <w:top w:val="none" w:sz="0" w:space="0" w:color="auto"/>
                            <w:left w:val="none" w:sz="0" w:space="0" w:color="auto"/>
                            <w:bottom w:val="none" w:sz="0" w:space="0" w:color="auto"/>
                            <w:right w:val="none" w:sz="0" w:space="0" w:color="auto"/>
                          </w:divBdr>
                          <w:divsChild>
                            <w:div w:id="10538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764421">
      <w:bodyDiv w:val="1"/>
      <w:marLeft w:val="0"/>
      <w:marRight w:val="0"/>
      <w:marTop w:val="0"/>
      <w:marBottom w:val="0"/>
      <w:divBdr>
        <w:top w:val="none" w:sz="0" w:space="0" w:color="auto"/>
        <w:left w:val="none" w:sz="0" w:space="0" w:color="auto"/>
        <w:bottom w:val="none" w:sz="0" w:space="0" w:color="auto"/>
        <w:right w:val="none" w:sz="0" w:space="0" w:color="auto"/>
      </w:divBdr>
    </w:div>
    <w:div w:id="544610686">
      <w:bodyDiv w:val="1"/>
      <w:marLeft w:val="0"/>
      <w:marRight w:val="0"/>
      <w:marTop w:val="0"/>
      <w:marBottom w:val="0"/>
      <w:divBdr>
        <w:top w:val="none" w:sz="0" w:space="0" w:color="auto"/>
        <w:left w:val="none" w:sz="0" w:space="0" w:color="auto"/>
        <w:bottom w:val="none" w:sz="0" w:space="0" w:color="auto"/>
        <w:right w:val="none" w:sz="0" w:space="0" w:color="auto"/>
      </w:divBdr>
    </w:div>
    <w:div w:id="572084043">
      <w:bodyDiv w:val="1"/>
      <w:marLeft w:val="0"/>
      <w:marRight w:val="0"/>
      <w:marTop w:val="0"/>
      <w:marBottom w:val="0"/>
      <w:divBdr>
        <w:top w:val="none" w:sz="0" w:space="0" w:color="auto"/>
        <w:left w:val="none" w:sz="0" w:space="0" w:color="auto"/>
        <w:bottom w:val="none" w:sz="0" w:space="0" w:color="auto"/>
        <w:right w:val="none" w:sz="0" w:space="0" w:color="auto"/>
      </w:divBdr>
    </w:div>
    <w:div w:id="581838589">
      <w:bodyDiv w:val="1"/>
      <w:marLeft w:val="0"/>
      <w:marRight w:val="0"/>
      <w:marTop w:val="0"/>
      <w:marBottom w:val="0"/>
      <w:divBdr>
        <w:top w:val="none" w:sz="0" w:space="0" w:color="auto"/>
        <w:left w:val="none" w:sz="0" w:space="0" w:color="auto"/>
        <w:bottom w:val="none" w:sz="0" w:space="0" w:color="auto"/>
        <w:right w:val="none" w:sz="0" w:space="0" w:color="auto"/>
      </w:divBdr>
    </w:div>
    <w:div w:id="706224238">
      <w:bodyDiv w:val="1"/>
      <w:marLeft w:val="0"/>
      <w:marRight w:val="0"/>
      <w:marTop w:val="0"/>
      <w:marBottom w:val="0"/>
      <w:divBdr>
        <w:top w:val="none" w:sz="0" w:space="0" w:color="auto"/>
        <w:left w:val="none" w:sz="0" w:space="0" w:color="auto"/>
        <w:bottom w:val="none" w:sz="0" w:space="0" w:color="auto"/>
        <w:right w:val="none" w:sz="0" w:space="0" w:color="auto"/>
      </w:divBdr>
    </w:div>
    <w:div w:id="837623159">
      <w:bodyDiv w:val="1"/>
      <w:marLeft w:val="0"/>
      <w:marRight w:val="0"/>
      <w:marTop w:val="0"/>
      <w:marBottom w:val="0"/>
      <w:divBdr>
        <w:top w:val="none" w:sz="0" w:space="0" w:color="auto"/>
        <w:left w:val="none" w:sz="0" w:space="0" w:color="auto"/>
        <w:bottom w:val="none" w:sz="0" w:space="0" w:color="auto"/>
        <w:right w:val="none" w:sz="0" w:space="0" w:color="auto"/>
      </w:divBdr>
    </w:div>
    <w:div w:id="957684398">
      <w:bodyDiv w:val="1"/>
      <w:marLeft w:val="0"/>
      <w:marRight w:val="0"/>
      <w:marTop w:val="0"/>
      <w:marBottom w:val="0"/>
      <w:divBdr>
        <w:top w:val="none" w:sz="0" w:space="0" w:color="auto"/>
        <w:left w:val="none" w:sz="0" w:space="0" w:color="auto"/>
        <w:bottom w:val="none" w:sz="0" w:space="0" w:color="auto"/>
        <w:right w:val="none" w:sz="0" w:space="0" w:color="auto"/>
      </w:divBdr>
    </w:div>
    <w:div w:id="959191913">
      <w:bodyDiv w:val="1"/>
      <w:marLeft w:val="0"/>
      <w:marRight w:val="0"/>
      <w:marTop w:val="0"/>
      <w:marBottom w:val="0"/>
      <w:divBdr>
        <w:top w:val="none" w:sz="0" w:space="0" w:color="auto"/>
        <w:left w:val="none" w:sz="0" w:space="0" w:color="auto"/>
        <w:bottom w:val="none" w:sz="0" w:space="0" w:color="auto"/>
        <w:right w:val="none" w:sz="0" w:space="0" w:color="auto"/>
      </w:divBdr>
      <w:divsChild>
        <w:div w:id="1410612274">
          <w:marLeft w:val="0"/>
          <w:marRight w:val="0"/>
          <w:marTop w:val="60"/>
          <w:marBottom w:val="0"/>
          <w:divBdr>
            <w:top w:val="none" w:sz="0" w:space="0" w:color="auto"/>
            <w:left w:val="none" w:sz="0" w:space="0" w:color="auto"/>
            <w:bottom w:val="none" w:sz="0" w:space="0" w:color="auto"/>
            <w:right w:val="none" w:sz="0" w:space="0" w:color="auto"/>
          </w:divBdr>
        </w:div>
        <w:div w:id="231278909">
          <w:marLeft w:val="562"/>
          <w:marRight w:val="0"/>
          <w:marTop w:val="60"/>
          <w:marBottom w:val="0"/>
          <w:divBdr>
            <w:top w:val="none" w:sz="0" w:space="0" w:color="auto"/>
            <w:left w:val="none" w:sz="0" w:space="0" w:color="auto"/>
            <w:bottom w:val="none" w:sz="0" w:space="0" w:color="auto"/>
            <w:right w:val="none" w:sz="0" w:space="0" w:color="auto"/>
          </w:divBdr>
        </w:div>
        <w:div w:id="1901399311">
          <w:marLeft w:val="850"/>
          <w:marRight w:val="0"/>
          <w:marTop w:val="60"/>
          <w:marBottom w:val="0"/>
          <w:divBdr>
            <w:top w:val="none" w:sz="0" w:space="0" w:color="auto"/>
            <w:left w:val="none" w:sz="0" w:space="0" w:color="auto"/>
            <w:bottom w:val="none" w:sz="0" w:space="0" w:color="auto"/>
            <w:right w:val="none" w:sz="0" w:space="0" w:color="auto"/>
          </w:divBdr>
        </w:div>
        <w:div w:id="262616825">
          <w:marLeft w:val="562"/>
          <w:marRight w:val="0"/>
          <w:marTop w:val="60"/>
          <w:marBottom w:val="0"/>
          <w:divBdr>
            <w:top w:val="none" w:sz="0" w:space="0" w:color="auto"/>
            <w:left w:val="none" w:sz="0" w:space="0" w:color="auto"/>
            <w:bottom w:val="none" w:sz="0" w:space="0" w:color="auto"/>
            <w:right w:val="none" w:sz="0" w:space="0" w:color="auto"/>
          </w:divBdr>
        </w:div>
        <w:div w:id="327026415">
          <w:marLeft w:val="850"/>
          <w:marRight w:val="0"/>
          <w:marTop w:val="60"/>
          <w:marBottom w:val="0"/>
          <w:divBdr>
            <w:top w:val="none" w:sz="0" w:space="0" w:color="auto"/>
            <w:left w:val="none" w:sz="0" w:space="0" w:color="auto"/>
            <w:bottom w:val="none" w:sz="0" w:space="0" w:color="auto"/>
            <w:right w:val="none" w:sz="0" w:space="0" w:color="auto"/>
          </w:divBdr>
        </w:div>
        <w:div w:id="1985155435">
          <w:marLeft w:val="562"/>
          <w:marRight w:val="0"/>
          <w:marTop w:val="60"/>
          <w:marBottom w:val="0"/>
          <w:divBdr>
            <w:top w:val="none" w:sz="0" w:space="0" w:color="auto"/>
            <w:left w:val="none" w:sz="0" w:space="0" w:color="auto"/>
            <w:bottom w:val="none" w:sz="0" w:space="0" w:color="auto"/>
            <w:right w:val="none" w:sz="0" w:space="0" w:color="auto"/>
          </w:divBdr>
        </w:div>
        <w:div w:id="1819032074">
          <w:marLeft w:val="562"/>
          <w:marRight w:val="0"/>
          <w:marTop w:val="60"/>
          <w:marBottom w:val="0"/>
          <w:divBdr>
            <w:top w:val="none" w:sz="0" w:space="0" w:color="auto"/>
            <w:left w:val="none" w:sz="0" w:space="0" w:color="auto"/>
            <w:bottom w:val="none" w:sz="0" w:space="0" w:color="auto"/>
            <w:right w:val="none" w:sz="0" w:space="0" w:color="auto"/>
          </w:divBdr>
        </w:div>
      </w:divsChild>
    </w:div>
    <w:div w:id="967123829">
      <w:bodyDiv w:val="1"/>
      <w:marLeft w:val="0"/>
      <w:marRight w:val="0"/>
      <w:marTop w:val="0"/>
      <w:marBottom w:val="0"/>
      <w:divBdr>
        <w:top w:val="none" w:sz="0" w:space="0" w:color="auto"/>
        <w:left w:val="none" w:sz="0" w:space="0" w:color="auto"/>
        <w:bottom w:val="none" w:sz="0" w:space="0" w:color="auto"/>
        <w:right w:val="none" w:sz="0" w:space="0" w:color="auto"/>
      </w:divBdr>
    </w:div>
    <w:div w:id="1200358108">
      <w:bodyDiv w:val="1"/>
      <w:marLeft w:val="0"/>
      <w:marRight w:val="0"/>
      <w:marTop w:val="0"/>
      <w:marBottom w:val="0"/>
      <w:divBdr>
        <w:top w:val="none" w:sz="0" w:space="0" w:color="auto"/>
        <w:left w:val="none" w:sz="0" w:space="0" w:color="auto"/>
        <w:bottom w:val="none" w:sz="0" w:space="0" w:color="auto"/>
        <w:right w:val="none" w:sz="0" w:space="0" w:color="auto"/>
      </w:divBdr>
    </w:div>
    <w:div w:id="1210343898">
      <w:bodyDiv w:val="1"/>
      <w:marLeft w:val="0"/>
      <w:marRight w:val="0"/>
      <w:marTop w:val="0"/>
      <w:marBottom w:val="0"/>
      <w:divBdr>
        <w:top w:val="none" w:sz="0" w:space="0" w:color="auto"/>
        <w:left w:val="none" w:sz="0" w:space="0" w:color="auto"/>
        <w:bottom w:val="none" w:sz="0" w:space="0" w:color="auto"/>
        <w:right w:val="none" w:sz="0" w:space="0" w:color="auto"/>
      </w:divBdr>
    </w:div>
    <w:div w:id="1274094517">
      <w:bodyDiv w:val="1"/>
      <w:marLeft w:val="0"/>
      <w:marRight w:val="0"/>
      <w:marTop w:val="0"/>
      <w:marBottom w:val="0"/>
      <w:divBdr>
        <w:top w:val="none" w:sz="0" w:space="0" w:color="auto"/>
        <w:left w:val="none" w:sz="0" w:space="0" w:color="auto"/>
        <w:bottom w:val="none" w:sz="0" w:space="0" w:color="auto"/>
        <w:right w:val="none" w:sz="0" w:space="0" w:color="auto"/>
      </w:divBdr>
      <w:divsChild>
        <w:div w:id="615522687">
          <w:marLeft w:val="0"/>
          <w:marRight w:val="0"/>
          <w:marTop w:val="60"/>
          <w:marBottom w:val="0"/>
          <w:divBdr>
            <w:top w:val="none" w:sz="0" w:space="0" w:color="auto"/>
            <w:left w:val="none" w:sz="0" w:space="0" w:color="auto"/>
            <w:bottom w:val="none" w:sz="0" w:space="0" w:color="auto"/>
            <w:right w:val="none" w:sz="0" w:space="0" w:color="auto"/>
          </w:divBdr>
        </w:div>
        <w:div w:id="884177917">
          <w:marLeft w:val="562"/>
          <w:marRight w:val="0"/>
          <w:marTop w:val="60"/>
          <w:marBottom w:val="0"/>
          <w:divBdr>
            <w:top w:val="none" w:sz="0" w:space="0" w:color="auto"/>
            <w:left w:val="none" w:sz="0" w:space="0" w:color="auto"/>
            <w:bottom w:val="none" w:sz="0" w:space="0" w:color="auto"/>
            <w:right w:val="none" w:sz="0" w:space="0" w:color="auto"/>
          </w:divBdr>
        </w:div>
        <w:div w:id="918059756">
          <w:marLeft w:val="850"/>
          <w:marRight w:val="0"/>
          <w:marTop w:val="60"/>
          <w:marBottom w:val="0"/>
          <w:divBdr>
            <w:top w:val="none" w:sz="0" w:space="0" w:color="auto"/>
            <w:left w:val="none" w:sz="0" w:space="0" w:color="auto"/>
            <w:bottom w:val="none" w:sz="0" w:space="0" w:color="auto"/>
            <w:right w:val="none" w:sz="0" w:space="0" w:color="auto"/>
          </w:divBdr>
        </w:div>
        <w:div w:id="1065639039">
          <w:marLeft w:val="562"/>
          <w:marRight w:val="0"/>
          <w:marTop w:val="60"/>
          <w:marBottom w:val="0"/>
          <w:divBdr>
            <w:top w:val="none" w:sz="0" w:space="0" w:color="auto"/>
            <w:left w:val="none" w:sz="0" w:space="0" w:color="auto"/>
            <w:bottom w:val="none" w:sz="0" w:space="0" w:color="auto"/>
            <w:right w:val="none" w:sz="0" w:space="0" w:color="auto"/>
          </w:divBdr>
        </w:div>
        <w:div w:id="1782526616">
          <w:marLeft w:val="850"/>
          <w:marRight w:val="0"/>
          <w:marTop w:val="60"/>
          <w:marBottom w:val="0"/>
          <w:divBdr>
            <w:top w:val="none" w:sz="0" w:space="0" w:color="auto"/>
            <w:left w:val="none" w:sz="0" w:space="0" w:color="auto"/>
            <w:bottom w:val="none" w:sz="0" w:space="0" w:color="auto"/>
            <w:right w:val="none" w:sz="0" w:space="0" w:color="auto"/>
          </w:divBdr>
        </w:div>
        <w:div w:id="297691345">
          <w:marLeft w:val="562"/>
          <w:marRight w:val="0"/>
          <w:marTop w:val="60"/>
          <w:marBottom w:val="0"/>
          <w:divBdr>
            <w:top w:val="none" w:sz="0" w:space="0" w:color="auto"/>
            <w:left w:val="none" w:sz="0" w:space="0" w:color="auto"/>
            <w:bottom w:val="none" w:sz="0" w:space="0" w:color="auto"/>
            <w:right w:val="none" w:sz="0" w:space="0" w:color="auto"/>
          </w:divBdr>
        </w:div>
        <w:div w:id="389772645">
          <w:marLeft w:val="562"/>
          <w:marRight w:val="0"/>
          <w:marTop w:val="60"/>
          <w:marBottom w:val="0"/>
          <w:divBdr>
            <w:top w:val="none" w:sz="0" w:space="0" w:color="auto"/>
            <w:left w:val="none" w:sz="0" w:space="0" w:color="auto"/>
            <w:bottom w:val="none" w:sz="0" w:space="0" w:color="auto"/>
            <w:right w:val="none" w:sz="0" w:space="0" w:color="auto"/>
          </w:divBdr>
        </w:div>
      </w:divsChild>
    </w:div>
    <w:div w:id="1360163106">
      <w:bodyDiv w:val="1"/>
      <w:marLeft w:val="0"/>
      <w:marRight w:val="0"/>
      <w:marTop w:val="0"/>
      <w:marBottom w:val="0"/>
      <w:divBdr>
        <w:top w:val="none" w:sz="0" w:space="0" w:color="auto"/>
        <w:left w:val="none" w:sz="0" w:space="0" w:color="auto"/>
        <w:bottom w:val="none" w:sz="0" w:space="0" w:color="auto"/>
        <w:right w:val="none" w:sz="0" w:space="0" w:color="auto"/>
      </w:divBdr>
    </w:div>
    <w:div w:id="1490944684">
      <w:bodyDiv w:val="1"/>
      <w:marLeft w:val="0"/>
      <w:marRight w:val="0"/>
      <w:marTop w:val="0"/>
      <w:marBottom w:val="0"/>
      <w:divBdr>
        <w:top w:val="none" w:sz="0" w:space="0" w:color="auto"/>
        <w:left w:val="none" w:sz="0" w:space="0" w:color="auto"/>
        <w:bottom w:val="none" w:sz="0" w:space="0" w:color="auto"/>
        <w:right w:val="none" w:sz="0" w:space="0" w:color="auto"/>
      </w:divBdr>
    </w:div>
    <w:div w:id="1507205540">
      <w:bodyDiv w:val="1"/>
      <w:marLeft w:val="0"/>
      <w:marRight w:val="0"/>
      <w:marTop w:val="0"/>
      <w:marBottom w:val="0"/>
      <w:divBdr>
        <w:top w:val="none" w:sz="0" w:space="0" w:color="auto"/>
        <w:left w:val="none" w:sz="0" w:space="0" w:color="auto"/>
        <w:bottom w:val="none" w:sz="0" w:space="0" w:color="auto"/>
        <w:right w:val="none" w:sz="0" w:space="0" w:color="auto"/>
      </w:divBdr>
    </w:div>
    <w:div w:id="1514372183">
      <w:bodyDiv w:val="1"/>
      <w:marLeft w:val="0"/>
      <w:marRight w:val="0"/>
      <w:marTop w:val="0"/>
      <w:marBottom w:val="0"/>
      <w:divBdr>
        <w:top w:val="none" w:sz="0" w:space="0" w:color="auto"/>
        <w:left w:val="none" w:sz="0" w:space="0" w:color="auto"/>
        <w:bottom w:val="none" w:sz="0" w:space="0" w:color="auto"/>
        <w:right w:val="none" w:sz="0" w:space="0" w:color="auto"/>
      </w:divBdr>
      <w:divsChild>
        <w:div w:id="864290513">
          <w:marLeft w:val="0"/>
          <w:marRight w:val="0"/>
          <w:marTop w:val="0"/>
          <w:marBottom w:val="0"/>
          <w:divBdr>
            <w:top w:val="none" w:sz="0" w:space="0" w:color="auto"/>
            <w:left w:val="none" w:sz="0" w:space="0" w:color="auto"/>
            <w:bottom w:val="none" w:sz="0" w:space="0" w:color="auto"/>
            <w:right w:val="none" w:sz="0" w:space="0" w:color="auto"/>
          </w:divBdr>
          <w:divsChild>
            <w:div w:id="13111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55484">
      <w:bodyDiv w:val="1"/>
      <w:marLeft w:val="0"/>
      <w:marRight w:val="0"/>
      <w:marTop w:val="0"/>
      <w:marBottom w:val="0"/>
      <w:divBdr>
        <w:top w:val="none" w:sz="0" w:space="0" w:color="auto"/>
        <w:left w:val="none" w:sz="0" w:space="0" w:color="auto"/>
        <w:bottom w:val="none" w:sz="0" w:space="0" w:color="auto"/>
        <w:right w:val="none" w:sz="0" w:space="0" w:color="auto"/>
      </w:divBdr>
    </w:div>
    <w:div w:id="1779566748">
      <w:bodyDiv w:val="1"/>
      <w:marLeft w:val="0"/>
      <w:marRight w:val="0"/>
      <w:marTop w:val="0"/>
      <w:marBottom w:val="0"/>
      <w:divBdr>
        <w:top w:val="none" w:sz="0" w:space="0" w:color="auto"/>
        <w:left w:val="none" w:sz="0" w:space="0" w:color="auto"/>
        <w:bottom w:val="none" w:sz="0" w:space="0" w:color="auto"/>
        <w:right w:val="none" w:sz="0" w:space="0" w:color="auto"/>
      </w:divBdr>
    </w:div>
    <w:div w:id="1826896059">
      <w:bodyDiv w:val="1"/>
      <w:marLeft w:val="0"/>
      <w:marRight w:val="0"/>
      <w:marTop w:val="0"/>
      <w:marBottom w:val="0"/>
      <w:divBdr>
        <w:top w:val="none" w:sz="0" w:space="0" w:color="auto"/>
        <w:left w:val="none" w:sz="0" w:space="0" w:color="auto"/>
        <w:bottom w:val="none" w:sz="0" w:space="0" w:color="auto"/>
        <w:right w:val="none" w:sz="0" w:space="0" w:color="auto"/>
      </w:divBdr>
    </w:div>
    <w:div w:id="1870991402">
      <w:bodyDiv w:val="1"/>
      <w:marLeft w:val="0"/>
      <w:marRight w:val="0"/>
      <w:marTop w:val="0"/>
      <w:marBottom w:val="0"/>
      <w:divBdr>
        <w:top w:val="none" w:sz="0" w:space="0" w:color="auto"/>
        <w:left w:val="none" w:sz="0" w:space="0" w:color="auto"/>
        <w:bottom w:val="none" w:sz="0" w:space="0" w:color="auto"/>
        <w:right w:val="none" w:sz="0" w:space="0" w:color="auto"/>
      </w:divBdr>
    </w:div>
    <w:div w:id="1932084439">
      <w:bodyDiv w:val="1"/>
      <w:marLeft w:val="0"/>
      <w:marRight w:val="0"/>
      <w:marTop w:val="0"/>
      <w:marBottom w:val="0"/>
      <w:divBdr>
        <w:top w:val="none" w:sz="0" w:space="0" w:color="auto"/>
        <w:left w:val="none" w:sz="0" w:space="0" w:color="auto"/>
        <w:bottom w:val="none" w:sz="0" w:space="0" w:color="auto"/>
        <w:right w:val="none" w:sz="0" w:space="0" w:color="auto"/>
      </w:divBdr>
      <w:divsChild>
        <w:div w:id="1647082979">
          <w:marLeft w:val="0"/>
          <w:marRight w:val="0"/>
          <w:marTop w:val="60"/>
          <w:marBottom w:val="0"/>
          <w:divBdr>
            <w:top w:val="none" w:sz="0" w:space="0" w:color="auto"/>
            <w:left w:val="none" w:sz="0" w:space="0" w:color="auto"/>
            <w:bottom w:val="none" w:sz="0" w:space="0" w:color="auto"/>
            <w:right w:val="none" w:sz="0" w:space="0" w:color="auto"/>
          </w:divBdr>
        </w:div>
        <w:div w:id="1714572604">
          <w:marLeft w:val="562"/>
          <w:marRight w:val="0"/>
          <w:marTop w:val="60"/>
          <w:marBottom w:val="0"/>
          <w:divBdr>
            <w:top w:val="none" w:sz="0" w:space="0" w:color="auto"/>
            <w:left w:val="none" w:sz="0" w:space="0" w:color="auto"/>
            <w:bottom w:val="none" w:sz="0" w:space="0" w:color="auto"/>
            <w:right w:val="none" w:sz="0" w:space="0" w:color="auto"/>
          </w:divBdr>
        </w:div>
        <w:div w:id="964893143">
          <w:marLeft w:val="850"/>
          <w:marRight w:val="0"/>
          <w:marTop w:val="60"/>
          <w:marBottom w:val="0"/>
          <w:divBdr>
            <w:top w:val="none" w:sz="0" w:space="0" w:color="auto"/>
            <w:left w:val="none" w:sz="0" w:space="0" w:color="auto"/>
            <w:bottom w:val="none" w:sz="0" w:space="0" w:color="auto"/>
            <w:right w:val="none" w:sz="0" w:space="0" w:color="auto"/>
          </w:divBdr>
        </w:div>
        <w:div w:id="1742098104">
          <w:marLeft w:val="562"/>
          <w:marRight w:val="0"/>
          <w:marTop w:val="60"/>
          <w:marBottom w:val="0"/>
          <w:divBdr>
            <w:top w:val="none" w:sz="0" w:space="0" w:color="auto"/>
            <w:left w:val="none" w:sz="0" w:space="0" w:color="auto"/>
            <w:bottom w:val="none" w:sz="0" w:space="0" w:color="auto"/>
            <w:right w:val="none" w:sz="0" w:space="0" w:color="auto"/>
          </w:divBdr>
        </w:div>
        <w:div w:id="59400860">
          <w:marLeft w:val="850"/>
          <w:marRight w:val="0"/>
          <w:marTop w:val="60"/>
          <w:marBottom w:val="0"/>
          <w:divBdr>
            <w:top w:val="none" w:sz="0" w:space="0" w:color="auto"/>
            <w:left w:val="none" w:sz="0" w:space="0" w:color="auto"/>
            <w:bottom w:val="none" w:sz="0" w:space="0" w:color="auto"/>
            <w:right w:val="none" w:sz="0" w:space="0" w:color="auto"/>
          </w:divBdr>
        </w:div>
        <w:div w:id="604658028">
          <w:marLeft w:val="562"/>
          <w:marRight w:val="0"/>
          <w:marTop w:val="60"/>
          <w:marBottom w:val="0"/>
          <w:divBdr>
            <w:top w:val="none" w:sz="0" w:space="0" w:color="auto"/>
            <w:left w:val="none" w:sz="0" w:space="0" w:color="auto"/>
            <w:bottom w:val="none" w:sz="0" w:space="0" w:color="auto"/>
            <w:right w:val="none" w:sz="0" w:space="0" w:color="auto"/>
          </w:divBdr>
        </w:div>
        <w:div w:id="543173481">
          <w:marLeft w:val="562"/>
          <w:marRight w:val="0"/>
          <w:marTop w:val="60"/>
          <w:marBottom w:val="0"/>
          <w:divBdr>
            <w:top w:val="none" w:sz="0" w:space="0" w:color="auto"/>
            <w:left w:val="none" w:sz="0" w:space="0" w:color="auto"/>
            <w:bottom w:val="none" w:sz="0" w:space="0" w:color="auto"/>
            <w:right w:val="none" w:sz="0" w:space="0" w:color="auto"/>
          </w:divBdr>
        </w:div>
      </w:divsChild>
    </w:div>
    <w:div w:id="1964337198">
      <w:bodyDiv w:val="1"/>
      <w:marLeft w:val="0"/>
      <w:marRight w:val="0"/>
      <w:marTop w:val="0"/>
      <w:marBottom w:val="0"/>
      <w:divBdr>
        <w:top w:val="none" w:sz="0" w:space="0" w:color="auto"/>
        <w:left w:val="none" w:sz="0" w:space="0" w:color="auto"/>
        <w:bottom w:val="none" w:sz="0" w:space="0" w:color="auto"/>
        <w:right w:val="none" w:sz="0" w:space="0" w:color="auto"/>
      </w:divBdr>
    </w:div>
    <w:div w:id="1990204136">
      <w:bodyDiv w:val="1"/>
      <w:marLeft w:val="0"/>
      <w:marRight w:val="0"/>
      <w:marTop w:val="0"/>
      <w:marBottom w:val="0"/>
      <w:divBdr>
        <w:top w:val="none" w:sz="0" w:space="0" w:color="auto"/>
        <w:left w:val="none" w:sz="0" w:space="0" w:color="auto"/>
        <w:bottom w:val="none" w:sz="0" w:space="0" w:color="auto"/>
        <w:right w:val="none" w:sz="0" w:space="0" w:color="auto"/>
      </w:divBdr>
    </w:div>
    <w:div w:id="2108306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jp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29.png"/><Relationship Id="rId45" Type="http://schemas.openxmlformats.org/officeDocument/2006/relationships/image" Target="media/image34.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oleObject" Target="embeddings/oleObject1.bin"/><Relationship Id="rId46" Type="http://schemas.openxmlformats.org/officeDocument/2006/relationships/oleObject" Target="embeddings/oleObject2.bin"/><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ACAODH\AppData\Roaming\Microsoft\Templates\FusionInvest.dotx" TargetMode="External"/></Relationships>
</file>

<file path=word/theme/theme1.xml><?xml version="1.0" encoding="utf-8"?>
<a:theme xmlns:a="http://schemas.openxmlformats.org/drawingml/2006/main" name="Misys_Colour_Theme_2015">
  <a:themeElements>
    <a:clrScheme name="Misys Theme 2015">
      <a:dk1>
        <a:srgbClr val="313131"/>
      </a:dk1>
      <a:lt1>
        <a:sysClr val="window" lastClr="FFFFFF"/>
      </a:lt1>
      <a:dk2>
        <a:srgbClr val="2AB5B2"/>
      </a:dk2>
      <a:lt2>
        <a:srgbClr val="FFFFFF"/>
      </a:lt2>
      <a:accent1>
        <a:srgbClr val="27AFA3"/>
      </a:accent1>
      <a:accent2>
        <a:srgbClr val="7BBA5D"/>
      </a:accent2>
      <a:accent3>
        <a:srgbClr val="F27E46"/>
      </a:accent3>
      <a:accent4>
        <a:srgbClr val="8678B6"/>
      </a:accent4>
      <a:accent5>
        <a:srgbClr val="E13141"/>
      </a:accent5>
      <a:accent6>
        <a:srgbClr val="B6930A"/>
      </a:accent6>
      <a:hlink>
        <a:srgbClr val="6B5DA5"/>
      </a:hlink>
      <a:folHlink>
        <a:srgbClr val="E96CA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ln w="12700" cap="rnd" cmpd="sng">
          <a:solidFill>
            <a:schemeClr val="tx1"/>
          </a:solidFill>
          <a:prstDash val="sysDot"/>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4739CF-3702-4EC9-8C7C-EB47D68FD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FusionInvest.dotx</Template>
  <TotalTime>55</TotalTime>
  <Pages>27</Pages>
  <Words>2892</Words>
  <Characters>16490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Management of Variation Margin for Listed Futures and Options</vt:lpstr>
    </vt:vector>
  </TitlesOfParts>
  <Company>FusionInvest 7.1.3</Company>
  <LinksUpToDate>false</LinksUpToDate>
  <CharactersWithSpaces>19344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Management of Variation Margin for Listed Futures and Options</dc:title>
  <dc:subject>As prepared for Mediolanum</dc:subject>
  <dc:creator>Mac Aodha, Sean</dc:creator>
  <cp:lastModifiedBy>Forcher, Pascale</cp:lastModifiedBy>
  <cp:revision>6</cp:revision>
  <cp:lastPrinted>2017-01-11T08:37:00Z</cp:lastPrinted>
  <dcterms:created xsi:type="dcterms:W3CDTF">2017-01-25T12:06:00Z</dcterms:created>
  <dcterms:modified xsi:type="dcterms:W3CDTF">2017-01-25T13:04:00Z</dcterms:modified>
</cp:coreProperties>
</file>