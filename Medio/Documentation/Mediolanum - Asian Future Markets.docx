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szCs w:val="22"/>
        </w:rPr>
        <w:id w:val="-84312233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p w:rsidR="00C50B02" w:rsidRDefault="00C50B02" w:rsidP="00155E52">
          <w:pPr>
            <w:pStyle w:val="MisysTextBody"/>
          </w:pPr>
          <w:r>
            <w:rPr>
              <w:noProof/>
              <w:lang w:eastAsia="zh-CN"/>
            </w:rPr>
            <w:drawing>
              <wp:anchor distT="0" distB="0" distL="114300" distR="114300" simplePos="0" relativeHeight="251663360" behindDoc="1" locked="0" layoutInCell="1" allowOverlap="1" wp14:anchorId="1FB9E909" wp14:editId="3A2DBEEF">
                <wp:simplePos x="0" y="0"/>
                <wp:positionH relativeFrom="page">
                  <wp:posOffset>363855</wp:posOffset>
                </wp:positionH>
                <wp:positionV relativeFrom="topMargin">
                  <wp:posOffset>363855</wp:posOffset>
                </wp:positionV>
                <wp:extent cx="2444400" cy="381600"/>
                <wp:effectExtent l="0" t="0" r="0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isysLogo_192ppi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400" cy="38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w:drawing>
              <wp:anchor distT="0" distB="0" distL="114300" distR="114300" simplePos="0" relativeHeight="251659264" behindDoc="1" locked="0" layoutInCell="1" allowOverlap="1" wp14:anchorId="0802A74D" wp14:editId="68D8EB9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000" cy="10692000"/>
                <wp:effectExtent l="0" t="0" r="9525" b="1905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v3_Misys-Colour_Corporate_A4_96ppi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080"/>
          </w:tblGrid>
          <w:tr w:rsidR="00C50B02" w:rsidTr="00973F8C">
            <w:tc>
              <w:tcPr>
                <w:tcW w:w="7672" w:type="dxa"/>
                <w:tcBorders>
                  <w:left w:val="nil"/>
                  <w:bottom w:val="dotted" w:sz="8" w:space="0" w:color="000000" w:themeColor="text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50B02" w:rsidRPr="004E1455" w:rsidRDefault="005C2921" w:rsidP="00155E52">
                <w:pPr>
                  <w:pStyle w:val="MisysCoverFamilyProductname"/>
                  <w:framePr w:hSpace="0" w:wrap="auto" w:hAnchor="text" w:yAlign="inline"/>
                  <w:jc w:val="both"/>
                </w:pPr>
                <w:sdt>
                  <w:sdtPr>
                    <w:alias w:val="Family"/>
                    <w:tag w:val="Family name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1F0D31">
                      <w:t>Misys</w:t>
                    </w:r>
                  </w:sdtContent>
                </w:sdt>
              </w:p>
            </w:tc>
          </w:tr>
          <w:tr w:rsidR="00C50B02" w:rsidTr="00973F8C">
            <w:tc>
              <w:tcPr>
                <w:tcW w:w="7672" w:type="dxa"/>
                <w:tcBorders>
                  <w:top w:val="dotted" w:sz="8" w:space="0" w:color="000000" w:themeColor="text1"/>
                  <w:left w:val="nil"/>
                </w:tcBorders>
                <w:tcMar>
                  <w:top w:w="170" w:type="dxa"/>
                </w:tcMar>
              </w:tcPr>
              <w:sdt>
                <w:sdtPr>
                  <w:alias w:val="Title"/>
                  <w:tag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50B02" w:rsidRPr="00251B17" w:rsidRDefault="00653855" w:rsidP="00653855">
                    <w:pPr>
                      <w:pStyle w:val="MisysCoverTitle"/>
                      <w:framePr w:hSpace="0" w:wrap="auto" w:hAnchor="text" w:xAlign="left" w:yAlign="inline"/>
                      <w:jc w:val="both"/>
                    </w:pPr>
                    <w:r>
                      <w:t>Trading Hours in Asian Future Markets</w:t>
                    </w:r>
                  </w:p>
                </w:sdtContent>
              </w:sdt>
            </w:tc>
          </w:tr>
          <w:tr w:rsidR="00C50B02" w:rsidTr="00973F8C">
            <w:sdt>
              <w:sdtPr>
                <w:rPr>
                  <w:color w:val="auto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Borders>
                      <w:lef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50B02" w:rsidRPr="003C0EDF" w:rsidRDefault="00653855" w:rsidP="00155E52">
                    <w:pPr>
                      <w:pStyle w:val="MisysCoverSubTitle"/>
                      <w:framePr w:hSpace="0" w:wrap="auto" w:hAnchor="text" w:xAlign="left" w:yAlign="inline"/>
                      <w:jc w:val="both"/>
                    </w:pPr>
                    <w:proofErr w:type="spellStart"/>
                    <w:r>
                      <w:rPr>
                        <w:color w:val="auto"/>
                      </w:rPr>
                      <w:t>FusionInvest</w:t>
                    </w:r>
                    <w:proofErr w:type="spellEnd"/>
                    <w:r>
                      <w:rPr>
                        <w:color w:val="auto"/>
                      </w:rPr>
                      <w:t xml:space="preserve"> Toolkit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YSpec="bottom"/>
            <w:tblW w:w="3857" w:type="pct"/>
            <w:tblLook w:val="04A0" w:firstRow="1" w:lastRow="0" w:firstColumn="1" w:lastColumn="0" w:noHBand="0" w:noVBand="1"/>
          </w:tblPr>
          <w:tblGrid>
            <w:gridCol w:w="5863"/>
          </w:tblGrid>
          <w:tr w:rsidR="00C50B02" w:rsidTr="00973F8C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C50B02" w:rsidRPr="00251B17" w:rsidRDefault="00C50B02" w:rsidP="00155E52">
                    <w:pPr>
                      <w:pStyle w:val="NoSpacing"/>
                    </w:pPr>
                    <w:r>
                      <w:rPr>
                        <w:lang w:val="en-GB"/>
                      </w:rPr>
                      <w:t>Su, Yuanjia</w:t>
                    </w:r>
                  </w:p>
                </w:sdtContent>
              </w:sdt>
              <w:sdt>
                <w:sdtPr>
                  <w:alias w:val="Date"/>
                  <w:tag w:val="Date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 MMMM 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C50B02" w:rsidRPr="004E1455" w:rsidRDefault="00C50B02" w:rsidP="00155E52">
                    <w:pPr>
                      <w:pStyle w:val="NoSpacing"/>
                    </w:pPr>
                    <w:r>
                      <w:t xml:space="preserve">     </w:t>
                    </w:r>
                  </w:p>
                </w:sdtContent>
              </w:sdt>
            </w:tc>
          </w:tr>
        </w:tbl>
        <w:p w:rsidR="00C50B02" w:rsidRDefault="00C50B02" w:rsidP="00155E52">
          <w:pPr>
            <w:pStyle w:val="MisysTextBody"/>
          </w:pPr>
          <w:r>
            <w:rPr>
              <w:noProof/>
              <w:lang w:eastAsia="zh-CN"/>
            </w:rPr>
            <w:drawing>
              <wp:anchor distT="0" distB="0" distL="114300" distR="114300" simplePos="0" relativeHeight="251660288" behindDoc="1" locked="0" layoutInCell="1" allowOverlap="1" wp14:anchorId="64D31004" wp14:editId="101A5594">
                <wp:simplePos x="0" y="0"/>
                <wp:positionH relativeFrom="page">
                  <wp:posOffset>5943600</wp:posOffset>
                </wp:positionH>
                <wp:positionV relativeFrom="page">
                  <wp:posOffset>9355455</wp:posOffset>
                </wp:positionV>
                <wp:extent cx="1620000" cy="1339850"/>
                <wp:effectExtent l="0" t="0" r="0" b="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onnectiveIntelligence_384ppi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000" cy="1339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  <w:sdt>
          <w:sdtPr>
            <w:rPr>
              <w:rFonts w:ascii="Calibri" w:hAnsi="Calibri" w:cstheme="minorBidi"/>
              <w:bCs w:val="0"/>
              <w:color w:val="000000" w:themeColor="text1"/>
              <w:sz w:val="22"/>
              <w:szCs w:val="22"/>
            </w:rPr>
            <w:id w:val="-1973128341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/>
              <w:sz w:val="20"/>
              <w:szCs w:val="20"/>
            </w:rPr>
          </w:sdtEndPr>
          <w:sdtContent>
            <w:p w:rsidR="00C50B02" w:rsidRPr="00037184" w:rsidRDefault="00C50B02" w:rsidP="00155E52">
              <w:pPr>
                <w:pStyle w:val="TOCHeading"/>
                <w:jc w:val="both"/>
              </w:pPr>
              <w:r w:rsidRPr="00037184">
                <w:t>Contents</w:t>
              </w:r>
            </w:p>
            <w:p w:rsidR="00682304" w:rsidRDefault="00C50B02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eastAsia="zh-CN"/>
                </w:rPr>
              </w:pPr>
              <w:r>
                <w:rPr>
                  <w:sz w:val="20"/>
                  <w:szCs w:val="24"/>
                </w:rPr>
                <w:fldChar w:fldCharType="begin"/>
              </w:r>
              <w:r>
                <w:instrText xml:space="preserve"> TOC \o "1-4" \h \z \t "Misys Text: Sub Head Lv1,3,Misys Text: Sub Head Lv2,4,Misys Section Heading Lv1,1,Misys Section Heading Lv2,2" </w:instrText>
              </w:r>
              <w:r>
                <w:rPr>
                  <w:sz w:val="20"/>
                  <w:szCs w:val="24"/>
                </w:rPr>
                <w:fldChar w:fldCharType="separate"/>
              </w:r>
              <w:hyperlink w:anchor="_Toc461447505" w:history="1">
                <w:r w:rsidR="00682304" w:rsidRPr="00E60431">
                  <w:rPr>
                    <w:rStyle w:val="Hyperlink"/>
                    <w:noProof/>
                  </w:rPr>
                  <w:t>Document Control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_Toc461447505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2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682304" w:rsidRDefault="005C2921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61447506" w:history="1">
                <w:r w:rsidR="00682304" w:rsidRPr="00E60431">
                  <w:rPr>
                    <w:rStyle w:val="Hyperlink"/>
                    <w:noProof/>
                  </w:rPr>
                  <w:t>Functional details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_Toc461447506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3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682304" w:rsidRDefault="005C2921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61447507" w:history="1">
                <w:r w:rsidR="00682304" w:rsidRPr="00E60431">
                  <w:rPr>
                    <w:rStyle w:val="Hyperlink"/>
                    <w:noProof/>
                  </w:rPr>
                  <w:t>1.1 Business requirement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_Toc461447507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3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682304" w:rsidRDefault="005C2921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61447508" w:history="1">
                <w:r w:rsidR="00682304" w:rsidRPr="00E60431">
                  <w:rPr>
                    <w:rStyle w:val="Hyperlink"/>
                    <w:noProof/>
                  </w:rPr>
                  <w:t>Technical details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_Toc461447508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3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682304" w:rsidRDefault="005C2921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61447509" w:history="1">
                <w:r w:rsidR="00682304" w:rsidRPr="00E60431">
                  <w:rPr>
                    <w:rStyle w:val="Hyperlink"/>
                    <w:noProof/>
                  </w:rPr>
                  <w:t>2.1 List of Asian Markets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_Toc461447509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3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682304" w:rsidRDefault="005C2921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61447510" w:history="1">
                <w:r w:rsidR="00682304" w:rsidRPr="00E60431">
                  <w:rPr>
                    <w:rStyle w:val="Hyperlink"/>
                    <w:noProof/>
                  </w:rPr>
                  <w:t>2.2 Order WF Activity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_Toc461447510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3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682304" w:rsidRDefault="005C2921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61447511" w:history="1">
                <w:r w:rsidR="00682304" w:rsidRPr="00E60431">
                  <w:rPr>
                    <w:rStyle w:val="Hyperlink"/>
                    <w:noProof/>
                  </w:rPr>
                  <w:t>2.3 Current local time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_Toc461447511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4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682304" w:rsidRDefault="005C2921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61447512" w:history="1">
                <w:r w:rsidR="00682304" w:rsidRPr="00E60431">
                  <w:rPr>
                    <w:rStyle w:val="Hyperlink"/>
                    <w:noProof/>
                  </w:rPr>
                  <w:t>2.4 Order property and execution time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_Toc461447512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4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682304" w:rsidRDefault="005C2921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eastAsia="zh-CN"/>
                </w:rPr>
              </w:pPr>
              <w:hyperlink w:anchor="_Toc461447513" w:history="1">
                <w:r w:rsidR="00682304" w:rsidRPr="00E60431">
                  <w:rPr>
                    <w:rStyle w:val="Hyperlink"/>
                    <w:noProof/>
                  </w:rPr>
                  <w:t>2.5 Trade date</w:t>
                </w:r>
                <w:r w:rsidR="00682304">
                  <w:rPr>
                    <w:noProof/>
                    <w:webHidden/>
                  </w:rPr>
                  <w:tab/>
                </w:r>
                <w:r w:rsidR="00682304">
                  <w:rPr>
                    <w:noProof/>
                    <w:webHidden/>
                  </w:rPr>
                  <w:fldChar w:fldCharType="begin"/>
                </w:r>
                <w:r w:rsidR="00682304">
                  <w:rPr>
                    <w:noProof/>
                    <w:webHidden/>
                  </w:rPr>
                  <w:instrText xml:space="preserve"> PAGEREF _Toc461447513 \h </w:instrText>
                </w:r>
                <w:r w:rsidR="00682304">
                  <w:rPr>
                    <w:noProof/>
                    <w:webHidden/>
                  </w:rPr>
                </w:r>
                <w:r w:rsidR="00682304">
                  <w:rPr>
                    <w:noProof/>
                    <w:webHidden/>
                  </w:rPr>
                  <w:fldChar w:fldCharType="separate"/>
                </w:r>
                <w:r w:rsidR="00682304">
                  <w:rPr>
                    <w:noProof/>
                    <w:webHidden/>
                  </w:rPr>
                  <w:t>4</w:t>
                </w:r>
                <w:r w:rsidR="00682304">
                  <w:rPr>
                    <w:noProof/>
                    <w:webHidden/>
                  </w:rPr>
                  <w:fldChar w:fldCharType="end"/>
                </w:r>
              </w:hyperlink>
            </w:p>
            <w:p w:rsidR="00C50B02" w:rsidRDefault="00C50B02" w:rsidP="00155E52">
              <w:pPr>
                <w:jc w:val="both"/>
              </w:pPr>
              <w:r>
                <w:rPr>
                  <w:rFonts w:asciiTheme="majorHAnsi" w:hAnsiTheme="majorHAnsi"/>
                  <w:b/>
                  <w:sz w:val="32"/>
                </w:rPr>
                <w:fldChar w:fldCharType="end"/>
              </w:r>
            </w:p>
          </w:sdtContent>
        </w:sdt>
      </w:sdtContent>
    </w:sdt>
    <w:p w:rsidR="00C50B02" w:rsidRDefault="00C50B02" w:rsidP="00155E52">
      <w:pPr>
        <w:jc w:val="both"/>
        <w:sectPr w:rsidR="00C50B02" w:rsidSect="005B22AB">
          <w:footerReference w:type="default" r:id="rId12"/>
          <w:footerReference w:type="first" r:id="rId13"/>
          <w:pgSz w:w="11906" w:h="16838" w:code="9"/>
          <w:pgMar w:top="1134" w:right="1134" w:bottom="1134" w:left="3402" w:header="567" w:footer="567" w:gutter="0"/>
          <w:pgNumType w:start="0"/>
          <w:cols w:space="708"/>
          <w:titlePg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D51C65C" wp14:editId="2533AF16">
                <wp:simplePos x="0" y="0"/>
                <wp:positionH relativeFrom="page">
                  <wp:posOffset>361950</wp:posOffset>
                </wp:positionH>
                <wp:positionV relativeFrom="page">
                  <wp:posOffset>7762875</wp:posOffset>
                </wp:positionV>
                <wp:extent cx="1440000" cy="2609215"/>
                <wp:effectExtent l="0" t="0" r="8255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609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B02" w:rsidRPr="00B7451A" w:rsidRDefault="00C50B02" w:rsidP="00C50B02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© Misys Limited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</w:r>
                            <w:proofErr w:type="gramStart"/>
                            <w:r w:rsidRPr="00B7451A">
                              <w:rPr>
                                <w:b/>
                              </w:rPr>
                              <w:t>All</w:t>
                            </w:r>
                            <w:proofErr w:type="gramEnd"/>
                            <w:r w:rsidRPr="00B7451A">
                              <w:rPr>
                                <w:b/>
                              </w:rPr>
                              <w:t xml:space="preserve"> rights reserved</w:t>
                            </w:r>
                          </w:p>
                          <w:p w:rsidR="00C50B02" w:rsidRPr="00B7451A" w:rsidRDefault="00C50B02" w:rsidP="00C50B02"/>
                          <w:p w:rsidR="00C50B02" w:rsidRPr="00B7451A" w:rsidRDefault="00C50B02" w:rsidP="00C50B02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Registered in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  <w:t>England &amp; Wales</w:t>
                            </w:r>
                          </w:p>
                          <w:p w:rsidR="00C50B02" w:rsidRPr="00B7451A" w:rsidRDefault="00C50B02" w:rsidP="00C50B02">
                            <w:r w:rsidRPr="00B7451A">
                              <w:t>No. 01360027</w:t>
                            </w:r>
                          </w:p>
                          <w:p w:rsidR="00C50B02" w:rsidRPr="00B7451A" w:rsidRDefault="00C50B02" w:rsidP="00C50B02"/>
                          <w:p w:rsidR="00C50B02" w:rsidRPr="00B7451A" w:rsidRDefault="00C50B02" w:rsidP="00C50B02">
                            <w:r w:rsidRPr="00B7451A">
                              <w:rPr>
                                <w:b/>
                              </w:rPr>
                              <w:t xml:space="preserve">Registered Office: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</w:r>
                            <w:r w:rsidRPr="00B7451A">
                              <w:t xml:space="preserve">One Kingdom Street Paddington </w:t>
                            </w:r>
                            <w:r w:rsidRPr="00B7451A">
                              <w:br/>
                              <w:t>London W2 6BL</w:t>
                            </w:r>
                            <w:r w:rsidRPr="00B7451A">
                              <w:br/>
                              <w:t>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.5pt;margin-top:611.25pt;width:113.4pt;height:20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" filled="f" stroked="f" strokeweight=".5pt">
                <v:textbox inset="0,0,0,0">
                  <w:txbxContent>
                    <w:p w:rsidR="00C50B02" w:rsidRPr="00B7451A" w:rsidRDefault="00C50B02" w:rsidP="00C50B02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© Misys Limited </w:t>
                      </w:r>
                      <w:r w:rsidRPr="00B7451A">
                        <w:rPr>
                          <w:b/>
                        </w:rPr>
                        <w:br/>
                      </w:r>
                      <w:proofErr w:type="gramStart"/>
                      <w:r w:rsidRPr="00B7451A">
                        <w:rPr>
                          <w:b/>
                        </w:rPr>
                        <w:t>All</w:t>
                      </w:r>
                      <w:proofErr w:type="gramEnd"/>
                      <w:r w:rsidRPr="00B7451A">
                        <w:rPr>
                          <w:b/>
                        </w:rPr>
                        <w:t xml:space="preserve"> rights reserved</w:t>
                      </w:r>
                    </w:p>
                    <w:p w:rsidR="00C50B02" w:rsidRPr="00B7451A" w:rsidRDefault="00C50B02" w:rsidP="00C50B02"/>
                    <w:p w:rsidR="00C50B02" w:rsidRPr="00B7451A" w:rsidRDefault="00C50B02" w:rsidP="00C50B02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Registered in </w:t>
                      </w:r>
                      <w:r w:rsidRPr="00B7451A">
                        <w:rPr>
                          <w:b/>
                        </w:rPr>
                        <w:br/>
                        <w:t>England &amp; Wales</w:t>
                      </w:r>
                    </w:p>
                    <w:p w:rsidR="00C50B02" w:rsidRPr="00B7451A" w:rsidRDefault="00C50B02" w:rsidP="00C50B02">
                      <w:r w:rsidRPr="00B7451A">
                        <w:t>No. 01360027</w:t>
                      </w:r>
                    </w:p>
                    <w:p w:rsidR="00C50B02" w:rsidRPr="00B7451A" w:rsidRDefault="00C50B02" w:rsidP="00C50B02"/>
                    <w:p w:rsidR="00C50B02" w:rsidRPr="00B7451A" w:rsidRDefault="00C50B02" w:rsidP="00C50B02">
                      <w:r w:rsidRPr="00B7451A">
                        <w:rPr>
                          <w:b/>
                        </w:rPr>
                        <w:t xml:space="preserve">Registered Office: </w:t>
                      </w:r>
                      <w:r w:rsidRPr="00B7451A">
                        <w:rPr>
                          <w:b/>
                        </w:rPr>
                        <w:br/>
                      </w:r>
                      <w:r w:rsidRPr="00B7451A">
                        <w:t xml:space="preserve">One Kingdom Street Paddington </w:t>
                      </w:r>
                      <w:r w:rsidRPr="00B7451A">
                        <w:br/>
                        <w:t>London W2 6BL</w:t>
                      </w:r>
                      <w:r w:rsidRPr="00B7451A">
                        <w:br/>
                        <w:t>United Kingdom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50B02" w:rsidRPr="00682304" w:rsidRDefault="00C50B02" w:rsidP="00682304">
      <w:pPr>
        <w:pStyle w:val="MisysSectionHeadingLv1"/>
      </w:pPr>
      <w:bookmarkStart w:id="2" w:name="_Toc461447505"/>
      <w:r w:rsidRPr="00682304">
        <w:lastRenderedPageBreak/>
        <w:t>Document Control</w:t>
      </w:r>
      <w:bookmarkEnd w:id="2"/>
      <w:r w:rsidRPr="00682304">
        <w:t xml:space="preserve"> </w:t>
      </w:r>
    </w:p>
    <w:tbl>
      <w:tblPr>
        <w:tblStyle w:val="MediumShading1-Accent4"/>
        <w:tblpPr w:leftFromText="180" w:rightFromText="180" w:vertAnchor="text" w:horzAnchor="margin" w:tblpX="144" w:tblpY="178"/>
        <w:tblW w:w="4814" w:type="pct"/>
        <w:tblLook w:val="04A0" w:firstRow="1" w:lastRow="0" w:firstColumn="1" w:lastColumn="0" w:noHBand="0" w:noVBand="1"/>
      </w:tblPr>
      <w:tblGrid>
        <w:gridCol w:w="1283"/>
        <w:gridCol w:w="1167"/>
        <w:gridCol w:w="1959"/>
        <w:gridCol w:w="1625"/>
        <w:gridCol w:w="2986"/>
      </w:tblGrid>
      <w:tr w:rsidR="00C50B02" w:rsidTr="006823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</w:tcPr>
          <w:p w:rsidR="00C50B02" w:rsidRDefault="00C50B02" w:rsidP="00155E52">
            <w:pPr>
              <w:spacing w:line="360" w:lineRule="auto"/>
              <w:jc w:val="both"/>
            </w:pPr>
            <w:r>
              <w:t>ACTION</w:t>
            </w:r>
          </w:p>
        </w:tc>
        <w:tc>
          <w:tcPr>
            <w:tcW w:w="647" w:type="pct"/>
          </w:tcPr>
          <w:p w:rsidR="00C50B02" w:rsidRDefault="00C50B02" w:rsidP="00155E5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1086" w:type="pct"/>
          </w:tcPr>
          <w:p w:rsidR="00C50B02" w:rsidRDefault="00C50B02" w:rsidP="00155E52">
            <w:pPr>
              <w:spacing w:line="360" w:lineRule="auto"/>
              <w:ind w:right="-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901" w:type="pct"/>
          </w:tcPr>
          <w:p w:rsidR="00C50B02" w:rsidRDefault="00C50B02" w:rsidP="00155E5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655" w:type="pct"/>
          </w:tcPr>
          <w:p w:rsidR="00C50B02" w:rsidRDefault="00C50B02" w:rsidP="00155E5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C50B02" w:rsidTr="00682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</w:tcPr>
          <w:p w:rsidR="00C50B02" w:rsidRDefault="00C50B02" w:rsidP="00155E52">
            <w:pPr>
              <w:spacing w:line="360" w:lineRule="auto"/>
              <w:jc w:val="both"/>
            </w:pPr>
            <w:r>
              <w:t>Creation</w:t>
            </w:r>
          </w:p>
        </w:tc>
        <w:tc>
          <w:tcPr>
            <w:tcW w:w="647" w:type="pct"/>
          </w:tcPr>
          <w:p w:rsidR="00C50B02" w:rsidRDefault="00C50B02" w:rsidP="00155E5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</w:t>
            </w:r>
          </w:p>
        </w:tc>
        <w:tc>
          <w:tcPr>
            <w:tcW w:w="1086" w:type="pct"/>
          </w:tcPr>
          <w:p w:rsidR="00C50B02" w:rsidRDefault="00C50B02" w:rsidP="00155E5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Yuanjia Su</w:t>
            </w:r>
          </w:p>
        </w:tc>
        <w:tc>
          <w:tcPr>
            <w:tcW w:w="901" w:type="pct"/>
          </w:tcPr>
          <w:p w:rsidR="00C50B02" w:rsidRDefault="00C50B02" w:rsidP="0068230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682304">
              <w:t>2</w:t>
            </w:r>
            <w:r>
              <w:t>-</w:t>
            </w:r>
            <w:r w:rsidR="00682304">
              <w:t>SEPT</w:t>
            </w:r>
            <w:r>
              <w:t>-2016</w:t>
            </w:r>
          </w:p>
        </w:tc>
        <w:tc>
          <w:tcPr>
            <w:tcW w:w="1655" w:type="pct"/>
          </w:tcPr>
          <w:p w:rsidR="00C50B02" w:rsidRDefault="00C50B02" w:rsidP="00155E5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Beta version, internal distribution </w:t>
            </w:r>
          </w:p>
        </w:tc>
      </w:tr>
    </w:tbl>
    <w:p w:rsidR="00C50B02" w:rsidRPr="00D27B20" w:rsidRDefault="00C50B02" w:rsidP="00155E52">
      <w:pPr>
        <w:pStyle w:val="MisysTextBody"/>
      </w:pPr>
    </w:p>
    <w:p w:rsidR="00C50B02" w:rsidRPr="00FC6B7A" w:rsidRDefault="00C50B02" w:rsidP="00155E52">
      <w:pPr>
        <w:pStyle w:val="MisysTextBody"/>
      </w:pPr>
    </w:p>
    <w:p w:rsidR="00C50B02" w:rsidRPr="00FC6B7A" w:rsidRDefault="00C50B02" w:rsidP="00155E52">
      <w:pPr>
        <w:pStyle w:val="MisysTextBody"/>
      </w:pPr>
    </w:p>
    <w:p w:rsidR="00C50B02" w:rsidRDefault="00C50B02" w:rsidP="00155E52">
      <w:pPr>
        <w:spacing w:line="360" w:lineRule="auto"/>
        <w:jc w:val="both"/>
        <w:rPr>
          <w:rFonts w:asciiTheme="majorHAnsi" w:hAnsiTheme="majorHAnsi" w:cstheme="majorHAnsi"/>
          <w:szCs w:val="18"/>
        </w:rPr>
      </w:pPr>
    </w:p>
    <w:p w:rsidR="00C50B02" w:rsidRDefault="00C50B02" w:rsidP="00155E52">
      <w:pPr>
        <w:pStyle w:val="MisysPullQuoteAuthorTitleCompany"/>
        <w:jc w:val="both"/>
      </w:pPr>
    </w:p>
    <w:p w:rsidR="00C50B02" w:rsidRDefault="00C50B02" w:rsidP="00155E52">
      <w:pPr>
        <w:pStyle w:val="MisysTextBody"/>
        <w:rPr>
          <w:rFonts w:ascii="Consolas" w:hAnsi="Consolas" w:cs="Consolas"/>
        </w:rPr>
      </w:pPr>
      <w:r>
        <w:br w:type="page"/>
      </w:r>
    </w:p>
    <w:p w:rsidR="00C50B02" w:rsidRDefault="00C50B02" w:rsidP="00682304">
      <w:pPr>
        <w:pStyle w:val="MisysSectionHeadingLv1"/>
      </w:pPr>
      <w:bookmarkStart w:id="3" w:name="_Toc461447506"/>
      <w:r>
        <w:lastRenderedPageBreak/>
        <w:t>Functional details</w:t>
      </w:r>
      <w:bookmarkEnd w:id="3"/>
    </w:p>
    <w:p w:rsidR="00682304" w:rsidRPr="00682304" w:rsidRDefault="00682304" w:rsidP="00682304">
      <w:pPr>
        <w:pStyle w:val="MisysTextSubHeadLv2"/>
        <w:rPr>
          <w:lang w:val="en-GB"/>
        </w:rPr>
      </w:pPr>
    </w:p>
    <w:p w:rsidR="00C50B02" w:rsidRPr="00C50B02" w:rsidRDefault="00C50B02" w:rsidP="00FE24E1">
      <w:pPr>
        <w:pStyle w:val="MisysSectionHeadingLv2"/>
      </w:pPr>
      <w:bookmarkStart w:id="4" w:name="_Toc461447507"/>
      <w:r>
        <w:t>1.1 B</w:t>
      </w:r>
      <w:r w:rsidRPr="005B70D4">
        <w:t>usiness requirement</w:t>
      </w:r>
      <w:bookmarkEnd w:id="4"/>
      <w:r w:rsidRPr="005B70D4">
        <w:t xml:space="preserve"> </w:t>
      </w:r>
    </w:p>
    <w:p w:rsidR="00155E52" w:rsidRDefault="00155E52" w:rsidP="00682304">
      <w:pPr>
        <w:pStyle w:val="MisysTextBody"/>
      </w:pPr>
      <w:r>
        <w:t xml:space="preserve">Asian </w:t>
      </w:r>
      <w:r w:rsidR="003A601A">
        <w:t xml:space="preserve">Future markets </w:t>
      </w:r>
      <w:r>
        <w:t xml:space="preserve">have different trading hours, for instance pit trading in </w:t>
      </w:r>
      <w:r w:rsidRPr="00155E52">
        <w:t xml:space="preserve">Singapore Exchange </w:t>
      </w:r>
      <w:r>
        <w:t xml:space="preserve">is between </w:t>
      </w:r>
      <w:r w:rsidRPr="00155E52">
        <w:t>07:30</w:t>
      </w:r>
      <w:r>
        <w:t xml:space="preserve"> and </w:t>
      </w:r>
      <w:r w:rsidRPr="00155E52">
        <w:t>14:25</w:t>
      </w:r>
      <w:r>
        <w:t xml:space="preserve">, and </w:t>
      </w:r>
      <w:r w:rsidRPr="00155E52">
        <w:t>Korea Exchange</w:t>
      </w:r>
      <w:r>
        <w:t xml:space="preserve"> </w:t>
      </w:r>
      <w:r w:rsidR="00682304">
        <w:t>is</w:t>
      </w:r>
      <w:r>
        <w:t xml:space="preserve"> from </w:t>
      </w:r>
      <w:r w:rsidRPr="00155E52">
        <w:t>09:00</w:t>
      </w:r>
      <w:r>
        <w:t xml:space="preserve"> to</w:t>
      </w:r>
      <w:r w:rsidRPr="00155E52">
        <w:t>15:45</w:t>
      </w:r>
      <w:r>
        <w:t xml:space="preserve">. Orders that are not executed in the pit are executed in the electronic markets which open normally </w:t>
      </w:r>
      <w:r w:rsidR="004A34E8">
        <w:t>1 hour after the pit</w:t>
      </w:r>
      <w:r w:rsidR="00682304">
        <w:t xml:space="preserve"> is closed</w:t>
      </w:r>
      <w:r w:rsidR="004A34E8">
        <w:t xml:space="preserve">. </w:t>
      </w:r>
      <w:r>
        <w:t xml:space="preserve">  </w:t>
      </w:r>
    </w:p>
    <w:p w:rsidR="004A34E8" w:rsidRDefault="004A34E8" w:rsidP="00682304">
      <w:pPr>
        <w:pStyle w:val="MisysTextBody"/>
      </w:pPr>
      <w:r>
        <w:t xml:space="preserve">Mediolanum would like to flag the orders that are </w:t>
      </w:r>
      <w:r w:rsidR="00682304">
        <w:t>executed</w:t>
      </w:r>
      <w:r>
        <w:t xml:space="preserve"> </w:t>
      </w:r>
      <w:r w:rsidR="00682304">
        <w:t xml:space="preserve">if it’s </w:t>
      </w:r>
      <w:r>
        <w:t xml:space="preserve">after the pit </w:t>
      </w:r>
      <w:r w:rsidR="00682304">
        <w:t>session</w:t>
      </w:r>
      <w:r>
        <w:t xml:space="preserve">, and change the trade date to D+1. </w:t>
      </w:r>
    </w:p>
    <w:p w:rsidR="004A34E8" w:rsidRDefault="004A34E8" w:rsidP="00682304">
      <w:pPr>
        <w:pStyle w:val="MisysTextBody"/>
      </w:pPr>
      <w:r>
        <w:t>For example: we trade an Asian future today (04/08/16) at 10.30 am – which is outside of Singapore trading session – it is routed to EMSX and executed today (04/08/16) for trade date tomorrow (05/08/16).</w:t>
      </w:r>
    </w:p>
    <w:p w:rsidR="004A34E8" w:rsidRDefault="004A34E8" w:rsidP="00682304">
      <w:pPr>
        <w:pStyle w:val="MisysTextBody"/>
      </w:pPr>
      <w:r>
        <w:t xml:space="preserve">Execution date = (04/08/16)  </w:t>
      </w:r>
    </w:p>
    <w:p w:rsidR="004A34E8" w:rsidRDefault="004A34E8" w:rsidP="00682304">
      <w:pPr>
        <w:pStyle w:val="MisysTextBody"/>
      </w:pPr>
      <w:r>
        <w:t>We need to send it to the clearer on (05/08/16) with trade date = (05/08/16)</w:t>
      </w:r>
    </w:p>
    <w:p w:rsidR="003A601A" w:rsidRDefault="003A601A" w:rsidP="00682304">
      <w:pPr>
        <w:pStyle w:val="MisysTextBody"/>
      </w:pPr>
    </w:p>
    <w:p w:rsidR="00C50B02" w:rsidRDefault="00C50B02" w:rsidP="00682304">
      <w:pPr>
        <w:pStyle w:val="MisysPullQuoteAuthorTitleCompany"/>
        <w:jc w:val="both"/>
      </w:pPr>
    </w:p>
    <w:p w:rsidR="00C50B02" w:rsidRDefault="00C50B02" w:rsidP="00682304">
      <w:pPr>
        <w:pStyle w:val="MisysSectionHeadingLv1"/>
      </w:pPr>
      <w:bookmarkStart w:id="5" w:name="_Toc461447508"/>
      <w:r>
        <w:t>Technical details</w:t>
      </w:r>
      <w:bookmarkEnd w:id="5"/>
      <w:r>
        <w:t xml:space="preserve"> </w:t>
      </w:r>
    </w:p>
    <w:p w:rsidR="00682304" w:rsidRPr="00682304" w:rsidRDefault="00682304" w:rsidP="00682304">
      <w:pPr>
        <w:pStyle w:val="MisysTextSubHeadLv2"/>
        <w:rPr>
          <w:lang w:val="en-GB"/>
        </w:rPr>
      </w:pPr>
    </w:p>
    <w:p w:rsidR="004A34E8" w:rsidRDefault="004A34E8" w:rsidP="008118F9">
      <w:pPr>
        <w:pStyle w:val="MisysSectionHeadingLv2"/>
      </w:pPr>
      <w:bookmarkStart w:id="6" w:name="_Toc461447509"/>
      <w:r>
        <w:t xml:space="preserve">2.1 </w:t>
      </w:r>
      <w:r w:rsidR="006910B1" w:rsidRPr="006910B1">
        <w:t>Prerequisites</w:t>
      </w:r>
      <w:bookmarkEnd w:id="6"/>
    </w:p>
    <w:p w:rsidR="006910B1" w:rsidRPr="006910B1" w:rsidRDefault="006910B1" w:rsidP="00682304">
      <w:pPr>
        <w:pStyle w:val="MisysTextBody"/>
        <w:rPr>
          <w:u w:val="single"/>
        </w:rPr>
      </w:pPr>
      <w:r w:rsidRPr="009536CB">
        <w:t xml:space="preserve">1) </w:t>
      </w:r>
      <w:r w:rsidRPr="006910B1">
        <w:rPr>
          <w:u w:val="single"/>
        </w:rPr>
        <w:t xml:space="preserve">Asian Futures Exchanges </w:t>
      </w:r>
    </w:p>
    <w:p w:rsidR="00C50B02" w:rsidRPr="009E6623" w:rsidRDefault="004A34E8" w:rsidP="00682304">
      <w:pPr>
        <w:pStyle w:val="MisysTextBody"/>
      </w:pPr>
      <w:r>
        <w:t>Mediolanum provided a list of Asian markets with</w:t>
      </w:r>
      <w:r w:rsidR="00682304">
        <w:t xml:space="preserve"> the</w:t>
      </w:r>
      <w:r>
        <w:t xml:space="preserve"> Pit/Electronic trading hour</w:t>
      </w:r>
      <w:r w:rsidR="00F660B7">
        <w:t>s:</w:t>
      </w:r>
    </w:p>
    <w:p w:rsidR="00C50B02" w:rsidRDefault="00F660B7" w:rsidP="00682304">
      <w:pPr>
        <w:pStyle w:val="MisysTextBody"/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75pt;height:50.1pt" o:ole="">
            <v:imagedata r:id="rId14" o:title=""/>
          </v:shape>
          <o:OLEObject Type="Embed" ProgID="Excel.Sheet.12" ShapeID="_x0000_i1025" DrawAspect="Icon" ObjectID="_1535367831" r:id="rId15"/>
        </w:object>
      </w:r>
      <w:r w:rsidR="00C50B02">
        <w:tab/>
      </w:r>
      <w:r w:rsidR="00C50B02">
        <w:tab/>
      </w:r>
      <w:r w:rsidR="00C50B02">
        <w:tab/>
      </w:r>
      <w:r w:rsidR="00C50B02">
        <w:tab/>
      </w:r>
    </w:p>
    <w:p w:rsidR="004A34E8" w:rsidRPr="00664076" w:rsidRDefault="00F660B7" w:rsidP="00682304">
      <w:pPr>
        <w:pStyle w:val="MisysTextBody"/>
      </w:pPr>
      <w:r>
        <w:t xml:space="preserve">In FusionInvest, we </w:t>
      </w:r>
      <w:r w:rsidR="00682304">
        <w:t>will manage</w:t>
      </w:r>
      <w:r>
        <w:t xml:space="preserve"> </w:t>
      </w:r>
      <w:r w:rsidR="007B2574">
        <w:t xml:space="preserve">only </w:t>
      </w:r>
      <w:r>
        <w:t xml:space="preserve">the closing time (in time zone of the exchange) </w:t>
      </w:r>
      <w:r w:rsidR="00682304">
        <w:t>in</w:t>
      </w:r>
      <w:r>
        <w:t xml:space="preserve"> the market external references </w:t>
      </w:r>
      <w:r w:rsidR="00682304">
        <w:t>tab</w:t>
      </w:r>
      <w:r w:rsidR="004A32F3">
        <w:t>, the</w:t>
      </w:r>
      <w:r w:rsidR="00AA70AD">
        <w:t xml:space="preserve"> property is populated by the following </w:t>
      </w:r>
      <w:r>
        <w:t>SQL</w:t>
      </w:r>
      <w:r w:rsidR="00D6445B">
        <w:t xml:space="preserve"> script</w:t>
      </w:r>
      <w:r>
        <w:t xml:space="preserve">: </w:t>
      </w:r>
    </w:p>
    <w:p w:rsidR="00D6445B" w:rsidRPr="00D6445B" w:rsidRDefault="00D6445B" w:rsidP="00682304">
      <w:pPr>
        <w:jc w:val="both"/>
        <w:rPr>
          <w:rFonts w:ascii="Courier New" w:hAnsi="Courier New" w:cs="Courier New"/>
          <w:shd w:val="pct15" w:color="auto" w:fill="FFFFFF"/>
        </w:rPr>
      </w:pPr>
      <w:proofErr w:type="gramStart"/>
      <w:r w:rsidRPr="00D6445B">
        <w:rPr>
          <w:rFonts w:ascii="Courier New" w:hAnsi="Courier New" w:cs="Courier New"/>
          <w:shd w:val="pct15" w:color="auto" w:fill="FFFFFF"/>
        </w:rPr>
        <w:t>insert</w:t>
      </w:r>
      <w:proofErr w:type="gramEnd"/>
      <w:r w:rsidRPr="00D6445B">
        <w:rPr>
          <w:rFonts w:ascii="Courier New" w:hAnsi="Courier New" w:cs="Courier New"/>
          <w:shd w:val="pct15" w:color="auto" w:fill="FFFFFF"/>
        </w:rPr>
        <w:t xml:space="preserve"> into EXTRNL_REF_MARKET_DEFINITION values((select max(</w:t>
      </w:r>
      <w:proofErr w:type="spellStart"/>
      <w:r w:rsidRPr="00D6445B">
        <w:rPr>
          <w:rFonts w:ascii="Courier New" w:hAnsi="Courier New" w:cs="Courier New"/>
          <w:shd w:val="pct15" w:color="auto" w:fill="FFFFFF"/>
        </w:rPr>
        <w:t>ref_ident</w:t>
      </w:r>
      <w:proofErr w:type="spellEnd"/>
      <w:r w:rsidRPr="00D6445B">
        <w:rPr>
          <w:rFonts w:ascii="Courier New" w:hAnsi="Courier New" w:cs="Courier New"/>
          <w:shd w:val="pct15" w:color="auto" w:fill="FFFFFF"/>
        </w:rPr>
        <w:t>)+1 from EXTRNL_REF_MARKET_DEFINITION), 'Pit closing time (local)');</w:t>
      </w:r>
    </w:p>
    <w:p w:rsidR="00C50B02" w:rsidRDefault="00C50B02" w:rsidP="00682304">
      <w:pPr>
        <w:pStyle w:val="MisysTextBody"/>
      </w:pPr>
    </w:p>
    <w:p w:rsidR="009536CB" w:rsidRDefault="006910B1" w:rsidP="00682304">
      <w:pPr>
        <w:pStyle w:val="MisysTextBody"/>
        <w:rPr>
          <w:ins w:id="7" w:author="Su, Yuanjia" w:date="2016-09-14T14:15:00Z"/>
          <w:u w:val="single"/>
        </w:rPr>
      </w:pPr>
      <w:r w:rsidRPr="009536CB">
        <w:t xml:space="preserve">2) </w:t>
      </w:r>
      <w:r>
        <w:rPr>
          <w:u w:val="single"/>
        </w:rPr>
        <w:t>Windows time zones</w:t>
      </w:r>
    </w:p>
    <w:p w:rsidR="00761724" w:rsidRDefault="006910B1" w:rsidP="00682304">
      <w:pPr>
        <w:pStyle w:val="MisysTextBody"/>
      </w:pPr>
      <w:r>
        <w:t>The</w:t>
      </w:r>
      <w:r w:rsidR="00761724">
        <w:t xml:space="preserve"> corresponding time zone of the market</w:t>
      </w:r>
      <w:r>
        <w:t xml:space="preserve"> </w:t>
      </w:r>
      <w:r w:rsidR="007B2574">
        <w:t xml:space="preserve">is also </w:t>
      </w:r>
      <w:r w:rsidR="007B2574" w:rsidRPr="007B2574">
        <w:t>mandatory</w:t>
      </w:r>
      <w:r w:rsidR="007B2574">
        <w:t xml:space="preserve"> to be added</w:t>
      </w:r>
      <w:r>
        <w:t xml:space="preserve"> in the </w:t>
      </w:r>
      <w:r w:rsidR="00EE041E">
        <w:t>external references:</w:t>
      </w:r>
      <w:del w:id="8" w:author="Su, Yuanjia" w:date="2016-09-13T16:32:00Z">
        <w:r w:rsidR="00EE041E" w:rsidDel="00EE041E">
          <w:delText xml:space="preserve"> </w:delText>
        </w:r>
      </w:del>
    </w:p>
    <w:p w:rsidR="00761724" w:rsidRDefault="00761724" w:rsidP="00682304">
      <w:pPr>
        <w:pStyle w:val="MisysTextBody"/>
        <w:rPr>
          <w:rFonts w:ascii="Courier New" w:hAnsi="Courier New" w:cs="Courier New"/>
          <w:shd w:val="pct15" w:color="auto" w:fill="FFFFFF"/>
        </w:rPr>
      </w:pPr>
      <w:proofErr w:type="gramStart"/>
      <w:r w:rsidRPr="00761724">
        <w:rPr>
          <w:rFonts w:ascii="Courier New" w:hAnsi="Courier New" w:cs="Courier New"/>
          <w:shd w:val="pct15" w:color="auto" w:fill="FFFFFF"/>
        </w:rPr>
        <w:t>insert</w:t>
      </w:r>
      <w:proofErr w:type="gramEnd"/>
      <w:r w:rsidRPr="00761724">
        <w:rPr>
          <w:rFonts w:ascii="Courier New" w:hAnsi="Courier New" w:cs="Courier New"/>
          <w:shd w:val="pct15" w:color="auto" w:fill="FFFFFF"/>
        </w:rPr>
        <w:t xml:space="preserve"> into EXTRNL_REF_MARKET_DEFINITION values((select max(</w:t>
      </w:r>
      <w:proofErr w:type="spellStart"/>
      <w:r w:rsidRPr="00761724">
        <w:rPr>
          <w:rFonts w:ascii="Courier New" w:hAnsi="Courier New" w:cs="Courier New"/>
          <w:shd w:val="pct15" w:color="auto" w:fill="FFFFFF"/>
        </w:rPr>
        <w:t>ref_ident</w:t>
      </w:r>
      <w:proofErr w:type="spellEnd"/>
      <w:r w:rsidRPr="00761724">
        <w:rPr>
          <w:rFonts w:ascii="Courier New" w:hAnsi="Courier New" w:cs="Courier New"/>
          <w:shd w:val="pct15" w:color="auto" w:fill="FFFFFF"/>
        </w:rPr>
        <w:t>)+1 from EXTRNL_REF_MARKET_DEFINITION), '</w:t>
      </w:r>
      <w:proofErr w:type="spellStart"/>
      <w:r w:rsidRPr="00761724">
        <w:rPr>
          <w:rFonts w:ascii="Courier New" w:hAnsi="Courier New" w:cs="Courier New"/>
          <w:shd w:val="pct15" w:color="auto" w:fill="FFFFFF"/>
        </w:rPr>
        <w:t>Timezone</w:t>
      </w:r>
      <w:proofErr w:type="spellEnd"/>
      <w:r w:rsidRPr="00761724">
        <w:rPr>
          <w:rFonts w:ascii="Courier New" w:hAnsi="Courier New" w:cs="Courier New"/>
          <w:shd w:val="pct15" w:color="auto" w:fill="FFFFFF"/>
        </w:rPr>
        <w:t>');</w:t>
      </w:r>
    </w:p>
    <w:p w:rsidR="00EE041E" w:rsidRDefault="00EE041E" w:rsidP="00EE041E">
      <w:pPr>
        <w:pStyle w:val="MisysTextBody"/>
      </w:pPr>
      <w:r w:rsidRPr="00EE041E">
        <w:t xml:space="preserve">The </w:t>
      </w:r>
      <w:r w:rsidR="007B2574">
        <w:t xml:space="preserve">time zone name convention </w:t>
      </w:r>
      <w:r>
        <w:t xml:space="preserve">should follow </w:t>
      </w:r>
      <w:r w:rsidRPr="00EE041E">
        <w:t>Microsoft Time Zone Index Values</w:t>
      </w:r>
      <w:r>
        <w:t xml:space="preserve"> which can be found here:</w:t>
      </w:r>
    </w:p>
    <w:p w:rsidR="00EE041E" w:rsidRDefault="009536CB" w:rsidP="00EE041E">
      <w:pPr>
        <w:pStyle w:val="MisysTextBody"/>
      </w:pPr>
      <w:hyperlink r:id="rId16" w:history="1">
        <w:r w:rsidR="00EE041E" w:rsidRPr="009536CB">
          <w:rPr>
            <w:rStyle w:val="Hyperlink"/>
          </w:rPr>
          <w:t>https://msdn.microsoft.com/en-us/library/ms912391(v=winembedded.11).aspx</w:t>
        </w:r>
      </w:hyperlink>
      <w:r w:rsidR="00EE041E">
        <w:t xml:space="preserve"> </w:t>
      </w:r>
    </w:p>
    <w:p w:rsidR="007B2574" w:rsidRDefault="007B2574" w:rsidP="00EE041E">
      <w:pPr>
        <w:pStyle w:val="MisysTextBody"/>
      </w:pPr>
      <w:r>
        <w:t xml:space="preserve">Or the </w:t>
      </w:r>
      <w:r w:rsidRPr="007B2574">
        <w:t>StandardName</w:t>
      </w:r>
      <w:r>
        <w:t xml:space="preserve"> column in this file:</w:t>
      </w:r>
    </w:p>
    <w:p w:rsidR="007B2574" w:rsidRPr="00EE041E" w:rsidRDefault="007B2574" w:rsidP="00EE041E">
      <w:pPr>
        <w:pStyle w:val="MisysTextBody"/>
      </w:pPr>
      <w:r>
        <w:t xml:space="preserve"> </w:t>
      </w:r>
      <w:r>
        <w:object w:dxaOrig="1551" w:dyaOrig="1004">
          <v:shape id="_x0000_i1026" type="#_x0000_t75" style="width:77.75pt;height:50.1pt" o:ole="">
            <v:imagedata r:id="rId17" o:title=""/>
          </v:shape>
          <o:OLEObject Type="Embed" ProgID="Excel.Sheet.12" ShapeID="_x0000_i1026" DrawAspect="Icon" ObjectID="_1535367832" r:id="rId18"/>
        </w:object>
      </w:r>
    </w:p>
    <w:p w:rsidR="00C50B02" w:rsidRDefault="00EE041E" w:rsidP="00682304">
      <w:pPr>
        <w:pStyle w:val="MisysTextBody"/>
      </w:pPr>
      <w:bookmarkStart w:id="9" w:name="_Toc437867018"/>
      <w:r>
        <w:rPr>
          <w:noProof/>
          <w:lang w:eastAsia="zh-CN"/>
        </w:rPr>
        <w:lastRenderedPageBreak/>
        <w:drawing>
          <wp:inline distT="0" distB="0" distL="0" distR="0" wp14:anchorId="32194896" wp14:editId="0F026003">
            <wp:extent cx="5811520" cy="30144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0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5B" w:rsidRDefault="00D6445B" w:rsidP="00682304">
      <w:pPr>
        <w:pStyle w:val="MisysTextBody"/>
      </w:pPr>
    </w:p>
    <w:p w:rsidR="000C6A41" w:rsidRPr="000C6A41" w:rsidRDefault="00D6445B" w:rsidP="008118F9">
      <w:pPr>
        <w:pStyle w:val="MisysSectionHeadingLv2"/>
      </w:pPr>
      <w:bookmarkStart w:id="10" w:name="_Toc461447510"/>
      <w:r>
        <w:t xml:space="preserve">2.2 Order </w:t>
      </w:r>
      <w:r w:rsidR="000C6A41">
        <w:t xml:space="preserve">WF </w:t>
      </w:r>
      <w:r>
        <w:t>Activity</w:t>
      </w:r>
      <w:bookmarkEnd w:id="10"/>
      <w:r>
        <w:t xml:space="preserve">  </w:t>
      </w:r>
    </w:p>
    <w:p w:rsidR="00D6445B" w:rsidRDefault="00D6445B" w:rsidP="00682304">
      <w:pPr>
        <w:pStyle w:val="MisysTextBody"/>
      </w:pPr>
      <w:r>
        <w:t xml:space="preserve">In the </w:t>
      </w:r>
      <w:r w:rsidR="000C6A41">
        <w:t>O</w:t>
      </w:r>
      <w:r>
        <w:t xml:space="preserve">rder </w:t>
      </w:r>
      <w:r w:rsidR="000C6A41">
        <w:t>W</w:t>
      </w:r>
      <w:r>
        <w:t xml:space="preserve">orkflow, there will be an activity to differentiate the instrument type and </w:t>
      </w:r>
      <w:r w:rsidR="0010343C">
        <w:t xml:space="preserve">the </w:t>
      </w:r>
      <w:r>
        <w:t xml:space="preserve">market. </w:t>
      </w:r>
    </w:p>
    <w:p w:rsidR="000C6A41" w:rsidRDefault="000C6A41" w:rsidP="00682304">
      <w:pPr>
        <w:pStyle w:val="MisysTextBody"/>
        <w:numPr>
          <w:ilvl w:val="0"/>
          <w:numId w:val="4"/>
        </w:numPr>
      </w:pPr>
      <w:r>
        <w:t xml:space="preserve">This toolkit concerns about </w:t>
      </w:r>
      <w:r w:rsidRPr="0010343C">
        <w:rPr>
          <w:b/>
        </w:rPr>
        <w:t>only the futures</w:t>
      </w:r>
      <w:r>
        <w:t>, so the filter</w:t>
      </w:r>
      <w:r w:rsidR="00682304">
        <w:t xml:space="preserve"> condition</w:t>
      </w:r>
      <w:r>
        <w:t xml:space="preserve"> is instrument type = ‘F’</w:t>
      </w:r>
    </w:p>
    <w:p w:rsidR="004A32F3" w:rsidRPr="004A32F3" w:rsidRDefault="004A32F3" w:rsidP="004A32F3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4A32F3">
        <w:rPr>
          <w:rFonts w:asciiTheme="majorHAnsi" w:hAnsiTheme="majorHAnsi" w:cstheme="majorHAnsi"/>
        </w:rPr>
        <w:t>If a new market is traded, user will only have to make sure the “Pit closing time” is not empty and the “</w:t>
      </w:r>
      <w:proofErr w:type="spellStart"/>
      <w:r w:rsidRPr="004A32F3">
        <w:rPr>
          <w:rFonts w:asciiTheme="majorHAnsi" w:hAnsiTheme="majorHAnsi" w:cstheme="majorHAnsi"/>
        </w:rPr>
        <w:t>Timezone</w:t>
      </w:r>
      <w:proofErr w:type="spellEnd"/>
      <w:r w:rsidRPr="004A32F3">
        <w:rPr>
          <w:rFonts w:asciiTheme="majorHAnsi" w:hAnsiTheme="majorHAnsi" w:cstheme="majorHAnsi"/>
        </w:rPr>
        <w:t>” is set up correctly</w:t>
      </w:r>
    </w:p>
    <w:p w:rsidR="004A32F3" w:rsidRDefault="004A32F3" w:rsidP="004A32F3">
      <w:pPr>
        <w:pStyle w:val="MisysTextBody"/>
      </w:pPr>
    </w:p>
    <w:p w:rsidR="00C50B02" w:rsidRDefault="000C6A41" w:rsidP="00682304">
      <w:pPr>
        <w:pStyle w:val="MisysTextBody"/>
      </w:pPr>
      <w:r>
        <w:t>If the above conditions are matched, the toolkit will check the local time of the market</w:t>
      </w:r>
      <w:r w:rsidR="0010343C">
        <w:t xml:space="preserve"> against the pit closing time.</w:t>
      </w:r>
      <w:r>
        <w:t xml:space="preserve">  </w:t>
      </w:r>
    </w:p>
    <w:p w:rsidR="00C50B02" w:rsidRDefault="00C50B02" w:rsidP="00682304">
      <w:pPr>
        <w:pStyle w:val="MisysTextBody"/>
      </w:pPr>
    </w:p>
    <w:p w:rsidR="008C4675" w:rsidRPr="008C4675" w:rsidRDefault="008C4675" w:rsidP="00FE24E1">
      <w:pPr>
        <w:pStyle w:val="MisysSectionHeadingLv2"/>
      </w:pPr>
      <w:bookmarkStart w:id="11" w:name="_Toc461447512"/>
      <w:r>
        <w:t xml:space="preserve">2.4 Order property and </w:t>
      </w:r>
      <w:r w:rsidR="006E3001">
        <w:t>execution</w:t>
      </w:r>
      <w:r>
        <w:t xml:space="preserve"> time</w:t>
      </w:r>
      <w:bookmarkEnd w:id="11"/>
      <w:r w:rsidR="002162C9">
        <w:t xml:space="preserve">  </w:t>
      </w:r>
    </w:p>
    <w:p w:rsidR="008C4675" w:rsidRDefault="008C4675" w:rsidP="00682304">
      <w:pPr>
        <w:pStyle w:val="MisysTextBody"/>
      </w:pPr>
      <w:r>
        <w:t>An order property (suggest name: “Asian outside PIT”) will be added by the SQL script:</w:t>
      </w:r>
    </w:p>
    <w:p w:rsidR="008C4675" w:rsidRDefault="008C4675" w:rsidP="00682304">
      <w:pPr>
        <w:autoSpaceDE w:val="0"/>
        <w:autoSpaceDN w:val="0"/>
        <w:adjustRightInd w:val="0"/>
        <w:spacing w:after="0"/>
        <w:jc w:val="both"/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</w:pP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insert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into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ORDER_PROPERTY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 xml:space="preserve"> 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(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ID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NAME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CATEGORY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DATATYPE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VISIBILITY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 xml:space="preserve">values 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(</w:t>
      </w:r>
      <w:proofErr w:type="spellStart"/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nvl</w:t>
      </w:r>
      <w:proofErr w:type="spellEnd"/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((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select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</w:t>
      </w:r>
      <w:r w:rsidRPr="008C4675">
        <w:rPr>
          <w:rFonts w:ascii="Consolas" w:eastAsiaTheme="minorEastAsia" w:hAnsi="Consolas" w:cs="Consolas"/>
          <w:color w:val="FF00FF"/>
          <w:sz w:val="19"/>
          <w:szCs w:val="19"/>
          <w:shd w:val="pct15" w:color="auto" w:fill="FFFFFF"/>
          <w:lang w:eastAsia="zh-CN"/>
        </w:rPr>
        <w:t>max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(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id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)+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1 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from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ORDER_PROPERTY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1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),</w:t>
      </w:r>
      <w:r w:rsidRPr="008C4675">
        <w:rPr>
          <w:rFonts w:ascii="Consolas" w:eastAsiaTheme="minorEastAsia" w:hAnsi="Consolas" w:cs="Consolas"/>
          <w:color w:val="FF0000"/>
          <w:sz w:val="19"/>
          <w:szCs w:val="19"/>
          <w:shd w:val="pct15" w:color="auto" w:fill="FFFFFF"/>
          <w:lang w:eastAsia="zh-CN"/>
        </w:rPr>
        <w:t>'</w:t>
      </w:r>
      <w:r w:rsidRPr="008C4675"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shd w:val="pct15" w:color="auto" w:fill="FFFFFF"/>
          <w:lang w:eastAsia="zh-CN"/>
        </w:rPr>
        <w:t>Asian_outside_</w:t>
      </w:r>
      <w:r w:rsidRPr="008C4675">
        <w:rPr>
          <w:rFonts w:ascii="Consolas" w:eastAsiaTheme="minorEastAsia" w:hAnsi="Consolas" w:cs="Consolas"/>
          <w:color w:val="FF0000"/>
          <w:sz w:val="19"/>
          <w:szCs w:val="19"/>
          <w:shd w:val="pct15" w:color="auto" w:fill="FFFFFF"/>
          <w:lang w:eastAsia="zh-CN"/>
        </w:rPr>
        <w:t>PIT'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FF0000"/>
          <w:sz w:val="19"/>
          <w:szCs w:val="19"/>
          <w:shd w:val="pct15" w:color="auto" w:fill="FFFFFF"/>
          <w:lang w:eastAsia="zh-CN"/>
        </w:rPr>
        <w:t>'Toolkit'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FF0000"/>
          <w:sz w:val="19"/>
          <w:szCs w:val="19"/>
          <w:shd w:val="pct15" w:color="auto" w:fill="FFFFFF"/>
          <w:lang w:eastAsia="zh-CN"/>
        </w:rPr>
        <w:t>'System.Boolean'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);</w:t>
      </w:r>
    </w:p>
    <w:p w:rsidR="008C4675" w:rsidRPr="008C4675" w:rsidRDefault="008C4675" w:rsidP="00682304">
      <w:pPr>
        <w:autoSpaceDE w:val="0"/>
        <w:autoSpaceDN w:val="0"/>
        <w:adjustRightInd w:val="0"/>
        <w:spacing w:after="0"/>
        <w:jc w:val="both"/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</w:pPr>
    </w:p>
    <w:p w:rsidR="008C4675" w:rsidRPr="0010343C" w:rsidRDefault="008C4675" w:rsidP="0010343C">
      <w:pPr>
        <w:pStyle w:val="MisysTextBody"/>
      </w:pPr>
      <w:r w:rsidRPr="0010343C">
        <w:t>The same property should be added to the execution:</w:t>
      </w:r>
    </w:p>
    <w:p w:rsidR="008C4675" w:rsidRPr="008C4675" w:rsidRDefault="008C4675" w:rsidP="00682304">
      <w:pPr>
        <w:autoSpaceDE w:val="0"/>
        <w:autoSpaceDN w:val="0"/>
        <w:adjustRightInd w:val="0"/>
        <w:spacing w:after="0"/>
        <w:jc w:val="both"/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</w:pP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insert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into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EXEC_PROPERTY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(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PROPERTYID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NAME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CATEGORY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DATATYPE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TYPE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VISIBILITY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 xml:space="preserve">values 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(</w:t>
      </w:r>
      <w:proofErr w:type="spellStart"/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nvl</w:t>
      </w:r>
      <w:proofErr w:type="spellEnd"/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((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select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</w:t>
      </w:r>
      <w:r w:rsidRPr="008C4675">
        <w:rPr>
          <w:rFonts w:ascii="Consolas" w:eastAsiaTheme="minorEastAsia" w:hAnsi="Consolas" w:cs="Consolas"/>
          <w:color w:val="FF00FF"/>
          <w:sz w:val="19"/>
          <w:szCs w:val="19"/>
          <w:shd w:val="pct15" w:color="auto" w:fill="FFFFFF"/>
          <w:lang w:eastAsia="zh-CN"/>
        </w:rPr>
        <w:t>max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(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PROPERTYID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)+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1 </w:t>
      </w:r>
      <w:r w:rsidRPr="008C4675">
        <w:rPr>
          <w:rFonts w:ascii="Consolas" w:eastAsiaTheme="minorEastAsia" w:hAnsi="Consolas" w:cs="Consolas"/>
          <w:color w:val="4F76AC"/>
          <w:sz w:val="19"/>
          <w:szCs w:val="19"/>
          <w:shd w:val="pct15" w:color="auto" w:fill="FFFFFF"/>
          <w:lang w:eastAsia="zh-CN"/>
        </w:rPr>
        <w:t>from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 xml:space="preserve"> EXEC_PROPERTY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1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),</w:t>
      </w:r>
      <w:r w:rsidRPr="008C4675">
        <w:rPr>
          <w:rFonts w:ascii="Consolas" w:eastAsiaTheme="minorEastAsia" w:hAnsi="Consolas" w:cs="Consolas"/>
          <w:color w:val="FF0000"/>
          <w:sz w:val="19"/>
          <w:szCs w:val="19"/>
          <w:shd w:val="pct15" w:color="auto" w:fill="FFFFFF"/>
          <w:lang w:eastAsia="zh-CN"/>
        </w:rPr>
        <w:t>' Asian_outside_PIT'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FF0000"/>
          <w:sz w:val="19"/>
          <w:szCs w:val="19"/>
          <w:shd w:val="pct15" w:color="auto" w:fill="FFFFFF"/>
          <w:lang w:eastAsia="zh-CN"/>
        </w:rPr>
        <w:t>'Toolkit'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FF0000"/>
          <w:sz w:val="19"/>
          <w:szCs w:val="19"/>
          <w:shd w:val="pct15" w:color="auto" w:fill="FFFFFF"/>
          <w:lang w:eastAsia="zh-CN"/>
        </w:rPr>
        <w:t>'System.Boolean'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2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,</w:t>
      </w:r>
      <w:r w:rsidRPr="008C4675">
        <w:rPr>
          <w:rFonts w:ascii="Consolas" w:eastAsiaTheme="minorEastAsia" w:hAnsi="Consolas" w:cs="Consolas"/>
          <w:color w:val="auto"/>
          <w:sz w:val="19"/>
          <w:szCs w:val="19"/>
          <w:shd w:val="pct15" w:color="auto" w:fill="FFFFFF"/>
          <w:lang w:eastAsia="zh-CN"/>
        </w:rPr>
        <w:t>1</w:t>
      </w:r>
      <w:r w:rsidRPr="008C4675">
        <w:rPr>
          <w:rFonts w:ascii="Consolas" w:eastAsiaTheme="minorEastAsia" w:hAnsi="Consolas" w:cs="Consolas"/>
          <w:color w:val="808080"/>
          <w:sz w:val="19"/>
          <w:szCs w:val="19"/>
          <w:shd w:val="pct15" w:color="auto" w:fill="FFFFFF"/>
          <w:lang w:eastAsia="zh-CN"/>
        </w:rPr>
        <w:t>);</w:t>
      </w:r>
    </w:p>
    <w:p w:rsidR="008C4675" w:rsidRDefault="008C4675" w:rsidP="00682304">
      <w:pPr>
        <w:pStyle w:val="MisysTextBody"/>
        <w:tabs>
          <w:tab w:val="clear" w:pos="3680"/>
          <w:tab w:val="left" w:pos="3433"/>
        </w:tabs>
      </w:pPr>
      <w:r>
        <w:tab/>
      </w:r>
    </w:p>
    <w:p w:rsidR="008C4675" w:rsidRDefault="006E3001" w:rsidP="00682304">
      <w:pPr>
        <w:pStyle w:val="MisysTextBody"/>
      </w:pPr>
      <w:r>
        <w:t xml:space="preserve">If </w:t>
      </w:r>
      <w:r w:rsidR="00682304">
        <w:t>an</w:t>
      </w:r>
      <w:r>
        <w:t xml:space="preserve"> order is “Filled”</w:t>
      </w:r>
      <w:r w:rsidR="00AA70AD">
        <w:t>,</w:t>
      </w:r>
      <w:r>
        <w:t xml:space="preserve"> the WF will compare the execution </w:t>
      </w:r>
      <w:r w:rsidR="00682304">
        <w:t xml:space="preserve">local </w:t>
      </w:r>
      <w:r>
        <w:t xml:space="preserve">time with </w:t>
      </w:r>
      <w:r w:rsidR="00682304">
        <w:t xml:space="preserve">the pit closing time, and flag if </w:t>
      </w:r>
      <w:r w:rsidR="00FE24E1">
        <w:t>the execution time is</w:t>
      </w:r>
      <w:r w:rsidR="00682304">
        <w:t xml:space="preserve"> later</w:t>
      </w:r>
      <w:r>
        <w:t xml:space="preserve">.  </w:t>
      </w:r>
    </w:p>
    <w:p w:rsidR="008C4675" w:rsidRDefault="006E3001" w:rsidP="00682304">
      <w:pPr>
        <w:pStyle w:val="MisysTextBody"/>
      </w:pPr>
      <w:r w:rsidRPr="006E3001">
        <w:t xml:space="preserve">Note: </w:t>
      </w:r>
      <w:r>
        <w:t>for</w:t>
      </w:r>
      <w:r w:rsidRPr="006E3001">
        <w:t xml:space="preserve"> </w:t>
      </w:r>
      <w:r>
        <w:t xml:space="preserve">the </w:t>
      </w:r>
      <w:r w:rsidRPr="006E3001">
        <w:t xml:space="preserve">same order, we can have some partial fills within the </w:t>
      </w:r>
      <w:r>
        <w:t>pit</w:t>
      </w:r>
      <w:r w:rsidRPr="006E3001">
        <w:t xml:space="preserve"> session and some outside the session. So the same order can generate trades for today and for tomorrow.</w:t>
      </w:r>
    </w:p>
    <w:p w:rsidR="008C4675" w:rsidRDefault="008C4675" w:rsidP="00682304">
      <w:pPr>
        <w:pStyle w:val="MisysTextBody"/>
      </w:pPr>
    </w:p>
    <w:p w:rsidR="00C50B02" w:rsidRDefault="006E3001" w:rsidP="00FE24E1">
      <w:pPr>
        <w:pStyle w:val="MisysSectionHeadingLv2"/>
      </w:pPr>
      <w:bookmarkStart w:id="12" w:name="_Toc461447513"/>
      <w:r>
        <w:t>2.5 Trade date</w:t>
      </w:r>
      <w:bookmarkEnd w:id="12"/>
      <w:r>
        <w:t xml:space="preserve">  </w:t>
      </w:r>
      <w:bookmarkStart w:id="13" w:name="_GoBack"/>
      <w:bookmarkEnd w:id="13"/>
    </w:p>
    <w:p w:rsidR="006E3001" w:rsidRDefault="006E3001" w:rsidP="00682304">
      <w:pPr>
        <w:pStyle w:val="MisysTextBody"/>
      </w:pPr>
      <w:r>
        <w:t>A toolkit transaction dialog will be created, and has the same property “</w:t>
      </w:r>
      <w:proofErr w:type="spellStart"/>
      <w:r w:rsidRPr="006E3001">
        <w:t>Asian_outside_PIT</w:t>
      </w:r>
      <w:proofErr w:type="spellEnd"/>
      <w:r>
        <w:t xml:space="preserve">”, </w:t>
      </w:r>
      <w:r w:rsidR="00AA70AD">
        <w:t>in order to transfer</w:t>
      </w:r>
      <w:r>
        <w:t xml:space="preserve"> the order flag to trade</w:t>
      </w:r>
      <w:r w:rsidR="00AA70AD">
        <w:t>s</w:t>
      </w:r>
      <w:r>
        <w:t xml:space="preserve"> (loaded at transaction server level). </w:t>
      </w:r>
    </w:p>
    <w:p w:rsidR="008C4675" w:rsidRDefault="006E3001" w:rsidP="00155E52">
      <w:pPr>
        <w:jc w:val="both"/>
      </w:pPr>
      <w:r>
        <w:t>A transaction creation toolkit will take care of changing the trade date to D+1 if the property has been set to true.</w:t>
      </w:r>
    </w:p>
    <w:p w:rsidR="00C50B02" w:rsidRDefault="00C50B02" w:rsidP="00155E52">
      <w:pPr>
        <w:jc w:val="both"/>
      </w:pPr>
    </w:p>
    <w:p w:rsidR="00C50B02" w:rsidRDefault="00C50B02" w:rsidP="00155E52">
      <w:pPr>
        <w:jc w:val="both"/>
      </w:pPr>
    </w:p>
    <w:p w:rsidR="00C50B02" w:rsidRPr="00202D58" w:rsidRDefault="00C50B02" w:rsidP="00155E52">
      <w:pPr>
        <w:jc w:val="both"/>
      </w:pPr>
    </w:p>
    <w:p w:rsidR="00C50B02" w:rsidRPr="00D960C0" w:rsidRDefault="00C50B02" w:rsidP="00682304">
      <w:pPr>
        <w:pStyle w:val="MisysTextStandardFirst"/>
      </w:pPr>
      <w:r>
        <w:t>Sign-off</w:t>
      </w:r>
      <w:bookmarkEnd w:id="9"/>
    </w:p>
    <w:tbl>
      <w:tblPr>
        <w:tblW w:w="5000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951"/>
        <w:gridCol w:w="2438"/>
        <w:gridCol w:w="2438"/>
        <w:gridCol w:w="2541"/>
      </w:tblGrid>
      <w:tr w:rsidR="00C50B02" w:rsidRPr="00966019" w:rsidTr="00973F8C">
        <w:tc>
          <w:tcPr>
            <w:tcW w:w="1042" w:type="pct"/>
            <w:shd w:val="clear" w:color="auto" w:fill="BFBFBF"/>
          </w:tcPr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  <w:i/>
              </w:rPr>
            </w:pPr>
            <w:r w:rsidRPr="000A0AF0">
              <w:rPr>
                <w:rFonts w:ascii="Calibri" w:hAnsi="Calibri"/>
                <w:i/>
              </w:rPr>
              <w:t>Date</w:t>
            </w:r>
          </w:p>
        </w:tc>
        <w:tc>
          <w:tcPr>
            <w:tcW w:w="1301" w:type="pct"/>
          </w:tcPr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  <w:i/>
              </w:rPr>
            </w:pPr>
          </w:p>
        </w:tc>
        <w:tc>
          <w:tcPr>
            <w:tcW w:w="1301" w:type="pct"/>
            <w:shd w:val="clear" w:color="auto" w:fill="BFBFBF"/>
          </w:tcPr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  <w:i/>
              </w:rPr>
            </w:pPr>
            <w:r w:rsidRPr="000A0AF0">
              <w:rPr>
                <w:rFonts w:ascii="Calibri" w:hAnsi="Calibri"/>
                <w:i/>
              </w:rPr>
              <w:t>Date</w:t>
            </w:r>
          </w:p>
        </w:tc>
        <w:tc>
          <w:tcPr>
            <w:tcW w:w="1357" w:type="pct"/>
          </w:tcPr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  <w:i/>
              </w:rPr>
            </w:pPr>
          </w:p>
        </w:tc>
      </w:tr>
      <w:tr w:rsidR="00C50B02" w:rsidRPr="00966019" w:rsidTr="00973F8C">
        <w:trPr>
          <w:trHeight w:val="1807"/>
        </w:trPr>
        <w:tc>
          <w:tcPr>
            <w:tcW w:w="1042" w:type="pct"/>
            <w:shd w:val="clear" w:color="auto" w:fill="BFBFBF"/>
          </w:tcPr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Authoriz</w:t>
            </w:r>
            <w:r w:rsidRPr="000A0AF0">
              <w:rPr>
                <w:rFonts w:ascii="Calibri" w:hAnsi="Calibri"/>
                <w:i/>
              </w:rPr>
              <w:t xml:space="preserve">ed </w:t>
            </w:r>
            <w:r>
              <w:rPr>
                <w:rFonts w:ascii="Calibri" w:hAnsi="Calibri"/>
                <w:i/>
              </w:rPr>
              <w:t>Mediolanum</w:t>
            </w:r>
            <w:r w:rsidRPr="000A0AF0">
              <w:rPr>
                <w:rFonts w:ascii="Calibri" w:hAnsi="Calibri"/>
                <w:i/>
              </w:rPr>
              <w:t xml:space="preserve"> Signature(s)</w:t>
            </w:r>
          </w:p>
        </w:tc>
        <w:tc>
          <w:tcPr>
            <w:tcW w:w="1301" w:type="pct"/>
          </w:tcPr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</w:rPr>
            </w:pPr>
          </w:p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</w:rPr>
            </w:pPr>
          </w:p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</w:rPr>
            </w:pPr>
          </w:p>
        </w:tc>
        <w:tc>
          <w:tcPr>
            <w:tcW w:w="1301" w:type="pct"/>
            <w:shd w:val="clear" w:color="auto" w:fill="BFBFBF"/>
          </w:tcPr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Authoriz</w:t>
            </w:r>
            <w:r w:rsidRPr="000A0AF0">
              <w:rPr>
                <w:rFonts w:ascii="Calibri" w:hAnsi="Calibri"/>
                <w:i/>
              </w:rPr>
              <w:t>ed MISYS Signature(s)</w:t>
            </w:r>
          </w:p>
        </w:tc>
        <w:tc>
          <w:tcPr>
            <w:tcW w:w="1357" w:type="pct"/>
          </w:tcPr>
          <w:p w:rsidR="00C50B02" w:rsidRPr="000A0AF0" w:rsidRDefault="00C50B02" w:rsidP="00155E52">
            <w:pPr>
              <w:pStyle w:val="BodyText"/>
              <w:jc w:val="both"/>
              <w:rPr>
                <w:rFonts w:ascii="Calibri" w:hAnsi="Calibri"/>
              </w:rPr>
            </w:pPr>
          </w:p>
        </w:tc>
      </w:tr>
    </w:tbl>
    <w:p w:rsidR="00C50B02" w:rsidRPr="005B70D4" w:rsidRDefault="00C50B02" w:rsidP="00155E52">
      <w:pPr>
        <w:pStyle w:val="MisysPullQuoteAuthorTitleCompany"/>
        <w:jc w:val="both"/>
      </w:pPr>
      <w:r w:rsidRPr="005B70D4">
        <w:br w:type="page"/>
      </w:r>
      <w:r>
        <w:lastRenderedPageBreak/>
        <w:t xml:space="preserve"> </w:t>
      </w:r>
    </w:p>
    <w:p w:rsidR="00C50B02" w:rsidRPr="00A30866" w:rsidRDefault="00C50B02" w:rsidP="00155E52">
      <w:pPr>
        <w:pStyle w:val="MisysPullQuoteAuthorTitleCompany"/>
        <w:jc w:val="both"/>
      </w:pPr>
      <w:r w:rsidRPr="009B4FD6">
        <w:rPr>
          <w:noProof/>
          <w:lang w:eastAsia="zh-CN"/>
        </w:rPr>
        <w:drawing>
          <wp:anchor distT="0" distB="0" distL="114300" distR="114300" simplePos="0" relativeHeight="251662336" behindDoc="1" locked="0" layoutInCell="1" allowOverlap="1" wp14:anchorId="42580422" wp14:editId="45A3540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578" cy="10691772"/>
            <wp:effectExtent l="0" t="0" r="889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ys_FusionInvest_Backp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578" cy="10691772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C23" w:rsidRDefault="00292C23" w:rsidP="00155E52">
      <w:pPr>
        <w:jc w:val="both"/>
      </w:pPr>
    </w:p>
    <w:sectPr w:rsidR="00292C23" w:rsidSect="00984DED">
      <w:pgSz w:w="11906" w:h="16838" w:code="9"/>
      <w:pgMar w:top="1134" w:right="1134" w:bottom="1134" w:left="16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2921" w:rsidRDefault="005C2921">
      <w:pPr>
        <w:spacing w:after="0"/>
      </w:pPr>
      <w:r>
        <w:separator/>
      </w:r>
    </w:p>
  </w:endnote>
  <w:endnote w:type="continuationSeparator" w:id="0">
    <w:p w:rsidR="005C2921" w:rsidRDefault="005C292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317" w:rsidRPr="0064032F" w:rsidRDefault="008118F9" w:rsidP="00407317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</w:t>
    </w:r>
    <w:proofErr w:type="gramStart"/>
    <w:r w:rsidRPr="00EA4106">
      <w:rPr>
        <w:sz w:val="16"/>
        <w:szCs w:val="16"/>
      </w:rPr>
      <w:t>Misys  |</w:t>
    </w:r>
    <w:proofErr w:type="gramEnd"/>
    <w:r w:rsidRPr="00EA4106">
      <w:rPr>
        <w:sz w:val="16"/>
        <w:szCs w:val="16"/>
      </w:rPr>
      <w:t xml:space="preserve">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r w:rsidR="00BD1C46">
      <w:rPr>
        <w:noProof/>
        <w:sz w:val="16"/>
        <w:szCs w:val="16"/>
      </w:rPr>
      <w:t>14 September 2016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STYLEREF  "Misys Cover Family/Product name"  \* MERGEFORMAT </w:instrText>
    </w:r>
    <w:r>
      <w:rPr>
        <w:sz w:val="16"/>
        <w:szCs w:val="16"/>
      </w:rPr>
      <w:fldChar w:fldCharType="separate"/>
    </w:r>
    <w:r w:rsidR="00BD1C46">
      <w:rPr>
        <w:noProof/>
        <w:sz w:val="16"/>
        <w:szCs w:val="16"/>
      </w:rPr>
      <w:t>Misys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STYLEREF  "Misys Cover Title"  \* MERGEFORMAT </w:instrText>
    </w:r>
    <w:r>
      <w:rPr>
        <w:sz w:val="16"/>
        <w:szCs w:val="16"/>
      </w:rPr>
      <w:fldChar w:fldCharType="separate"/>
    </w:r>
    <w:r w:rsidR="00BD1C46">
      <w:rPr>
        <w:noProof/>
        <w:sz w:val="16"/>
        <w:szCs w:val="16"/>
      </w:rPr>
      <w:t>Trading Hours in Asian Future Markets</w:t>
    </w:r>
    <w:r>
      <w:rPr>
        <w:sz w:val="16"/>
        <w:szCs w:val="16"/>
      </w:rPr>
      <w:fldChar w:fldCharType="end"/>
    </w:r>
    <w:r>
      <w:rPr>
        <w:sz w:val="16"/>
        <w:szCs w:val="16"/>
      </w:rPr>
      <w:tab/>
    </w:r>
    <w:sdt>
      <w:sdtPr>
        <w:id w:val="-1861339533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Pr="0064032F">
          <w:rPr>
            <w:sz w:val="16"/>
            <w:szCs w:val="16"/>
          </w:rPr>
          <w:fldChar w:fldCharType="separate"/>
        </w:r>
        <w:r w:rsidR="00BD1C46">
          <w:rPr>
            <w:noProof/>
            <w:sz w:val="16"/>
            <w:szCs w:val="16"/>
          </w:rPr>
          <w:t>2</w:t>
        </w:r>
        <w:r w:rsidRPr="0064032F">
          <w:rPr>
            <w:sz w:val="16"/>
            <w:szCs w:val="1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317" w:rsidRPr="004F4426" w:rsidRDefault="008118F9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</w:t>
    </w:r>
    <w:proofErr w:type="gramStart"/>
    <w:r w:rsidRPr="00EA4106">
      <w:rPr>
        <w:sz w:val="16"/>
        <w:szCs w:val="16"/>
      </w:rPr>
      <w:t>Misys  |</w:t>
    </w:r>
    <w:proofErr w:type="gramEnd"/>
    <w:r w:rsidRPr="00EA4106">
      <w:rPr>
        <w:sz w:val="16"/>
        <w:szCs w:val="16"/>
      </w:rPr>
      <w:t xml:space="preserve">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ins w:id="0" w:author="Su, Yuanjia" w:date="2016-09-14T14:13:00Z">
      <w:r w:rsidR="009536CB">
        <w:rPr>
          <w:noProof/>
          <w:sz w:val="16"/>
          <w:szCs w:val="16"/>
        </w:rPr>
        <w:t>14 September 2016</w:t>
      </w:r>
    </w:ins>
    <w:del w:id="1" w:author="Su, Yuanjia" w:date="2016-09-14T14:13:00Z">
      <w:r w:rsidR="00084A27" w:rsidDel="009536CB">
        <w:rPr>
          <w:noProof/>
          <w:sz w:val="16"/>
          <w:szCs w:val="16"/>
        </w:rPr>
        <w:delText>13 September 2016</w:delText>
      </w:r>
    </w:del>
    <w:r>
      <w:rPr>
        <w:sz w:val="16"/>
        <w:szCs w:val="16"/>
      </w:rPr>
      <w:fldChar w:fldCharType="end"/>
    </w:r>
    <w:r>
      <w:rPr>
        <w:sz w:val="16"/>
        <w:szCs w:val="16"/>
      </w:rPr>
      <w:t xml:space="preserve">  |  Title XXXXXXXXXXX</w:t>
    </w:r>
    <w:r>
      <w:rPr>
        <w:sz w:val="16"/>
        <w:szCs w:val="16"/>
      </w:rPr>
      <w:softHyphen/>
    </w:r>
    <w:r>
      <w:rPr>
        <w:sz w:val="16"/>
        <w:szCs w:val="16"/>
      </w:rPr>
      <w:softHyphen/>
    </w:r>
    <w:r>
      <w:rPr>
        <w:sz w:val="16"/>
        <w:szCs w:val="16"/>
      </w:rPr>
      <w:tab/>
    </w:r>
    <w:r>
      <w:rPr>
        <w:sz w:val="16"/>
        <w:szCs w:val="16"/>
      </w:rPr>
      <w:tab/>
    </w:r>
    <w:sdt>
      <w:sdtPr>
        <w:id w:val="901801265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Pr="0064032F">
          <w:rPr>
            <w:sz w:val="16"/>
            <w:szCs w:val="16"/>
          </w:rPr>
          <w:fldChar w:fldCharType="separate"/>
        </w:r>
        <w:r w:rsidR="00BD1C46">
          <w:rPr>
            <w:noProof/>
            <w:sz w:val="16"/>
            <w:szCs w:val="16"/>
          </w:rPr>
          <w:t>0</w:t>
        </w:r>
        <w:r w:rsidRPr="0064032F">
          <w:rPr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2921" w:rsidRDefault="005C2921">
      <w:pPr>
        <w:spacing w:after="0"/>
      </w:pPr>
      <w:r>
        <w:separator/>
      </w:r>
    </w:p>
  </w:footnote>
  <w:footnote w:type="continuationSeparator" w:id="0">
    <w:p w:rsidR="005C2921" w:rsidRDefault="005C292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9147A"/>
    <w:multiLevelType w:val="hybridMultilevel"/>
    <w:tmpl w:val="0DA2623A"/>
    <w:lvl w:ilvl="0" w:tplc="A524EB22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aj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A16B70"/>
    <w:multiLevelType w:val="multilevel"/>
    <w:tmpl w:val="021EACE0"/>
    <w:lvl w:ilvl="0">
      <w:start w:val="1"/>
      <w:numFmt w:val="none"/>
      <w:lvlText w:val="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MisysTextSubHeadLv1"/>
      <w:isLgl/>
      <w:lvlText w:val="%11.3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2BDF3F26"/>
    <w:multiLevelType w:val="hybridMultilevel"/>
    <w:tmpl w:val="0AE6900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842B4E"/>
    <w:multiLevelType w:val="hybridMultilevel"/>
    <w:tmpl w:val="8A9CE292"/>
    <w:lvl w:ilvl="0" w:tplc="94B43A5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B02"/>
    <w:rsid w:val="00084A27"/>
    <w:rsid w:val="000C6A41"/>
    <w:rsid w:val="0010343C"/>
    <w:rsid w:val="00155E52"/>
    <w:rsid w:val="001F0D31"/>
    <w:rsid w:val="002162C9"/>
    <w:rsid w:val="00292C23"/>
    <w:rsid w:val="003A601A"/>
    <w:rsid w:val="004A32F3"/>
    <w:rsid w:val="004A34E8"/>
    <w:rsid w:val="004F6B65"/>
    <w:rsid w:val="005163B5"/>
    <w:rsid w:val="005C2921"/>
    <w:rsid w:val="00653855"/>
    <w:rsid w:val="00682304"/>
    <w:rsid w:val="006910B1"/>
    <w:rsid w:val="006E3001"/>
    <w:rsid w:val="00761724"/>
    <w:rsid w:val="007B2574"/>
    <w:rsid w:val="008118F9"/>
    <w:rsid w:val="008C4675"/>
    <w:rsid w:val="009536CB"/>
    <w:rsid w:val="009F6975"/>
    <w:rsid w:val="00AA70AD"/>
    <w:rsid w:val="00BD1C46"/>
    <w:rsid w:val="00C50B02"/>
    <w:rsid w:val="00D31796"/>
    <w:rsid w:val="00D6445B"/>
    <w:rsid w:val="00EE041E"/>
    <w:rsid w:val="00F660B7"/>
    <w:rsid w:val="00FE2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B02"/>
    <w:pPr>
      <w:spacing w:after="60" w:line="240" w:lineRule="auto"/>
    </w:pPr>
    <w:rPr>
      <w:rFonts w:eastAsiaTheme="minorHAnsi"/>
      <w:color w:val="000000" w:themeColor="text1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0B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B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NoSpacing">
    <w:name w:val="No Spacing"/>
    <w:basedOn w:val="MisysTextBody"/>
    <w:link w:val="NoSpacingChar"/>
    <w:autoRedefine/>
    <w:uiPriority w:val="1"/>
    <w:qFormat/>
    <w:rsid w:val="00C50B02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0B02"/>
    <w:rPr>
      <w:rFonts w:asciiTheme="majorHAnsi" w:eastAsiaTheme="minorHAnsi" w:hAnsiTheme="majorHAnsi" w:cstheme="majorHAnsi"/>
      <w:b/>
      <w:color w:val="000000" w:themeColor="text1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qFormat/>
    <w:rsid w:val="00C50B02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50B02"/>
    <w:rPr>
      <w:rFonts w:ascii="Arial" w:eastAsiaTheme="minorHAnsi" w:hAnsi="Arial"/>
      <w:color w:val="000000" w:themeColor="text1"/>
      <w:sz w:val="20"/>
      <w:szCs w:val="20"/>
      <w:lang w:eastAsia="en-US"/>
    </w:rPr>
  </w:style>
  <w:style w:type="paragraph" w:customStyle="1" w:styleId="MisysCoverTitle">
    <w:name w:val="Misys Cover Title"/>
    <w:autoRedefine/>
    <w:qFormat/>
    <w:rsid w:val="00C50B02"/>
    <w:pPr>
      <w:framePr w:hSpace="187" w:wrap="around" w:hAnchor="margin" w:xAlign="center" w:y="2881"/>
      <w:spacing w:line="240" w:lineRule="auto"/>
    </w:pPr>
    <w:rPr>
      <w:rFonts w:asciiTheme="majorHAnsi" w:eastAsiaTheme="majorEastAsia" w:hAnsiTheme="majorHAnsi" w:cstheme="majorBidi"/>
      <w:color w:val="000000" w:themeColor="text1"/>
      <w:sz w:val="60"/>
      <w:szCs w:val="60"/>
      <w:lang w:eastAsia="en-US"/>
    </w:rPr>
  </w:style>
  <w:style w:type="paragraph" w:customStyle="1" w:styleId="MisysCoverSubTitle">
    <w:name w:val="Misys Cover Sub Title"/>
    <w:autoRedefine/>
    <w:qFormat/>
    <w:rsid w:val="00C50B02"/>
    <w:pPr>
      <w:framePr w:hSpace="187" w:wrap="around" w:hAnchor="margin" w:xAlign="center" w:y="2881"/>
      <w:spacing w:line="240" w:lineRule="auto"/>
    </w:pPr>
    <w:rPr>
      <w:color w:val="000000" w:themeColor="text1"/>
      <w:sz w:val="32"/>
      <w:szCs w:val="32"/>
      <w:lang w:eastAsia="en-US"/>
    </w:rPr>
  </w:style>
  <w:style w:type="paragraph" w:customStyle="1" w:styleId="MisysCoverFamilyProductname">
    <w:name w:val="Misys Cover Family/Product name"/>
    <w:autoRedefine/>
    <w:qFormat/>
    <w:rsid w:val="00C50B02"/>
    <w:pPr>
      <w:framePr w:hSpace="187" w:wrap="around" w:hAnchor="margin" w:y="2881"/>
      <w:tabs>
        <w:tab w:val="left" w:pos="4020"/>
      </w:tabs>
      <w:spacing w:after="0" w:line="240" w:lineRule="auto"/>
    </w:pPr>
    <w:rPr>
      <w:sz w:val="24"/>
      <w:szCs w:val="24"/>
      <w:lang w:eastAsia="en-US"/>
    </w:rPr>
  </w:style>
  <w:style w:type="paragraph" w:customStyle="1" w:styleId="MisysTextBody">
    <w:name w:val="Misys Text: Body"/>
    <w:basedOn w:val="Normal"/>
    <w:autoRedefine/>
    <w:qFormat/>
    <w:rsid w:val="0010343C"/>
    <w:pPr>
      <w:tabs>
        <w:tab w:val="left" w:pos="3680"/>
      </w:tabs>
      <w:spacing w:after="120"/>
      <w:jc w:val="both"/>
    </w:pPr>
    <w:rPr>
      <w:rFonts w:asciiTheme="majorHAnsi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C50B02"/>
    <w:pPr>
      <w:numPr>
        <w:ilvl w:val="1"/>
        <w:numId w:val="2"/>
      </w:numPr>
    </w:pPr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C50B02"/>
    <w:pPr>
      <w:jc w:val="center"/>
    </w:pPr>
    <w:rPr>
      <w:rFonts w:asciiTheme="majorHAnsi" w:hAnsiTheme="majorHAnsi" w:cstheme="majorHAnsi"/>
      <w:b/>
      <w:sz w:val="16"/>
      <w:szCs w:val="18"/>
      <w:lang w:val="en-IE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C50B02"/>
    <w:pPr>
      <w:spacing w:after="200"/>
    </w:pPr>
    <w:rPr>
      <w:rFonts w:ascii="Arial" w:hAnsi="Arial" w:cs="Arial"/>
    </w:rPr>
  </w:style>
  <w:style w:type="paragraph" w:styleId="TOCHeading">
    <w:name w:val="TOC Heading"/>
    <w:basedOn w:val="Normal"/>
    <w:next w:val="Normal"/>
    <w:autoRedefine/>
    <w:uiPriority w:val="39"/>
    <w:semiHidden/>
    <w:rsid w:val="00C50B02"/>
    <w:pPr>
      <w:spacing w:before="480" w:after="320"/>
    </w:pPr>
    <w:rPr>
      <w:rFonts w:asciiTheme="majorHAnsi" w:hAnsiTheme="majorHAnsi" w:cstheme="majorHAnsi"/>
      <w:bCs/>
      <w:color w:val="8064A2" w:themeColor="accent4"/>
      <w:sz w:val="40"/>
      <w:szCs w:val="3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C50B02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C50B02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C50B02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Normal"/>
    <w:autoRedefine/>
    <w:qFormat/>
    <w:rsid w:val="00C50B02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C50B02"/>
    <w:rPr>
      <w:rFonts w:asciiTheme="majorHAnsi" w:hAnsiTheme="majorHAnsi"/>
      <w:color w:val="4873BA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C50B02"/>
    <w:pPr>
      <w:spacing w:after="100"/>
      <w:ind w:left="284"/>
    </w:pPr>
    <w:rPr>
      <w:sz w:val="20"/>
    </w:rPr>
  </w:style>
  <w:style w:type="table" w:styleId="MediumShading1-Accent4">
    <w:name w:val="Medium Shading 1 Accent 4"/>
    <w:basedOn w:val="TableNormal"/>
    <w:uiPriority w:val="63"/>
    <w:rsid w:val="00C50B02"/>
    <w:pPr>
      <w:spacing w:after="0" w:line="240" w:lineRule="auto"/>
    </w:pPr>
    <w:rPr>
      <w:rFonts w:eastAsiaTheme="minorHAnsi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MisysTextStandardFirst">
    <w:name w:val="Misys Text: Standard First"/>
    <w:basedOn w:val="Normal"/>
    <w:next w:val="MisysTextBody"/>
    <w:autoRedefine/>
    <w:qFormat/>
    <w:rsid w:val="00682304"/>
    <w:pPr>
      <w:tabs>
        <w:tab w:val="left" w:pos="0"/>
      </w:tabs>
      <w:spacing w:before="200" w:after="320"/>
      <w:jc w:val="both"/>
    </w:pPr>
    <w:rPr>
      <w:rFonts w:ascii="Arial" w:hAnsi="Arial" w:cs="Arial"/>
      <w:color w:val="auto"/>
      <w:sz w:val="30"/>
      <w:szCs w:val="30"/>
    </w:rPr>
  </w:style>
  <w:style w:type="paragraph" w:styleId="BodyText2">
    <w:name w:val="Body Text 2"/>
    <w:basedOn w:val="MisysTextBody"/>
    <w:link w:val="BodyText2Char"/>
    <w:uiPriority w:val="99"/>
    <w:rsid w:val="00C50B02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rsid w:val="00C50B02"/>
    <w:rPr>
      <w:rFonts w:asciiTheme="majorHAnsi" w:eastAsiaTheme="minorHAnsi" w:hAnsiTheme="majorHAnsi" w:cstheme="majorHAnsi"/>
      <w:color w:val="000000" w:themeColor="text1"/>
      <w:sz w:val="16"/>
      <w:szCs w:val="20"/>
      <w:lang w:eastAsia="en-US"/>
    </w:rPr>
  </w:style>
  <w:style w:type="paragraph" w:styleId="BodyText3">
    <w:name w:val="Body Text 3"/>
    <w:basedOn w:val="MisysTextBody"/>
    <w:link w:val="BodyText3Char"/>
    <w:uiPriority w:val="99"/>
    <w:rsid w:val="00C50B02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C50B02"/>
    <w:rPr>
      <w:rFonts w:asciiTheme="majorHAnsi" w:eastAsiaTheme="minorHAnsi" w:hAnsiTheme="majorHAnsi" w:cstheme="majorHAnsi"/>
      <w:i/>
      <w:color w:val="000000" w:themeColor="text1"/>
      <w:sz w:val="16"/>
      <w:szCs w:val="16"/>
      <w:lang w:eastAsia="en-US"/>
    </w:rPr>
  </w:style>
  <w:style w:type="character" w:customStyle="1" w:styleId="TableTextCharChar">
    <w:name w:val="Table Text Char Char"/>
    <w:link w:val="TableText"/>
    <w:rsid w:val="00C50B02"/>
    <w:rPr>
      <w:rFonts w:ascii="Verdana" w:eastAsia="MS Mincho" w:hAnsi="Verdana"/>
      <w:color w:val="6F6E6F"/>
      <w:kern w:val="16"/>
      <w:sz w:val="18"/>
      <w:lang w:val="en-US" w:eastAsia="ja-JP"/>
    </w:rPr>
  </w:style>
  <w:style w:type="paragraph" w:customStyle="1" w:styleId="TableText">
    <w:name w:val="Table Text"/>
    <w:basedOn w:val="BodyText"/>
    <w:link w:val="TableTextCharChar"/>
    <w:rsid w:val="00C50B02"/>
    <w:pPr>
      <w:adjustRightInd w:val="0"/>
      <w:spacing w:before="40" w:after="40" w:line="200" w:lineRule="atLeast"/>
    </w:pPr>
    <w:rPr>
      <w:rFonts w:ascii="Verdana" w:eastAsia="MS Mincho" w:hAnsi="Verdana"/>
      <w:color w:val="6F6E6F"/>
      <w:kern w:val="16"/>
      <w:sz w:val="18"/>
      <w:szCs w:val="22"/>
      <w:lang w:val="en-US" w:eastAsia="ja-JP"/>
    </w:rPr>
  </w:style>
  <w:style w:type="paragraph" w:styleId="BodyText">
    <w:name w:val="Body Text"/>
    <w:basedOn w:val="Normal"/>
    <w:link w:val="BodyTextChar"/>
    <w:uiPriority w:val="99"/>
    <w:unhideWhenUsed/>
    <w:rsid w:val="00C50B0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50B02"/>
    <w:rPr>
      <w:rFonts w:eastAsiaTheme="minorHAnsi"/>
      <w:color w:val="000000" w:themeColor="text1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B0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B02"/>
    <w:rPr>
      <w:rFonts w:ascii="Tahoma" w:eastAsiaTheme="minorHAnsi" w:hAnsi="Tahoma" w:cs="Tahoma"/>
      <w:color w:val="000000" w:themeColor="text1"/>
      <w:sz w:val="16"/>
      <w:szCs w:val="16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317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179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1796"/>
    <w:rPr>
      <w:rFonts w:eastAsiaTheme="minorHAnsi"/>
      <w:color w:val="000000" w:themeColor="text1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17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1796"/>
    <w:rPr>
      <w:rFonts w:eastAsiaTheme="minorHAnsi"/>
      <w:b/>
      <w:bCs/>
      <w:color w:val="000000" w:themeColor="text1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4A32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36C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536CB"/>
    <w:rPr>
      <w:rFonts w:eastAsiaTheme="minorHAnsi"/>
      <w:color w:val="000000" w:themeColor="text1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B02"/>
    <w:pPr>
      <w:spacing w:after="60" w:line="240" w:lineRule="auto"/>
    </w:pPr>
    <w:rPr>
      <w:rFonts w:eastAsiaTheme="minorHAnsi"/>
      <w:color w:val="000000" w:themeColor="text1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0B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B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NoSpacing">
    <w:name w:val="No Spacing"/>
    <w:basedOn w:val="MisysTextBody"/>
    <w:link w:val="NoSpacingChar"/>
    <w:autoRedefine/>
    <w:uiPriority w:val="1"/>
    <w:qFormat/>
    <w:rsid w:val="00C50B02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0B02"/>
    <w:rPr>
      <w:rFonts w:asciiTheme="majorHAnsi" w:eastAsiaTheme="minorHAnsi" w:hAnsiTheme="majorHAnsi" w:cstheme="majorHAnsi"/>
      <w:b/>
      <w:color w:val="000000" w:themeColor="text1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qFormat/>
    <w:rsid w:val="00C50B02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50B02"/>
    <w:rPr>
      <w:rFonts w:ascii="Arial" w:eastAsiaTheme="minorHAnsi" w:hAnsi="Arial"/>
      <w:color w:val="000000" w:themeColor="text1"/>
      <w:sz w:val="20"/>
      <w:szCs w:val="20"/>
      <w:lang w:eastAsia="en-US"/>
    </w:rPr>
  </w:style>
  <w:style w:type="paragraph" w:customStyle="1" w:styleId="MisysCoverTitle">
    <w:name w:val="Misys Cover Title"/>
    <w:autoRedefine/>
    <w:qFormat/>
    <w:rsid w:val="00C50B02"/>
    <w:pPr>
      <w:framePr w:hSpace="187" w:wrap="around" w:hAnchor="margin" w:xAlign="center" w:y="2881"/>
      <w:spacing w:line="240" w:lineRule="auto"/>
    </w:pPr>
    <w:rPr>
      <w:rFonts w:asciiTheme="majorHAnsi" w:eastAsiaTheme="majorEastAsia" w:hAnsiTheme="majorHAnsi" w:cstheme="majorBidi"/>
      <w:color w:val="000000" w:themeColor="text1"/>
      <w:sz w:val="60"/>
      <w:szCs w:val="60"/>
      <w:lang w:eastAsia="en-US"/>
    </w:rPr>
  </w:style>
  <w:style w:type="paragraph" w:customStyle="1" w:styleId="MisysCoverSubTitle">
    <w:name w:val="Misys Cover Sub Title"/>
    <w:autoRedefine/>
    <w:qFormat/>
    <w:rsid w:val="00C50B02"/>
    <w:pPr>
      <w:framePr w:hSpace="187" w:wrap="around" w:hAnchor="margin" w:xAlign="center" w:y="2881"/>
      <w:spacing w:line="240" w:lineRule="auto"/>
    </w:pPr>
    <w:rPr>
      <w:color w:val="000000" w:themeColor="text1"/>
      <w:sz w:val="32"/>
      <w:szCs w:val="32"/>
      <w:lang w:eastAsia="en-US"/>
    </w:rPr>
  </w:style>
  <w:style w:type="paragraph" w:customStyle="1" w:styleId="MisysCoverFamilyProductname">
    <w:name w:val="Misys Cover Family/Product name"/>
    <w:autoRedefine/>
    <w:qFormat/>
    <w:rsid w:val="00C50B02"/>
    <w:pPr>
      <w:framePr w:hSpace="187" w:wrap="around" w:hAnchor="margin" w:y="2881"/>
      <w:tabs>
        <w:tab w:val="left" w:pos="4020"/>
      </w:tabs>
      <w:spacing w:after="0" w:line="240" w:lineRule="auto"/>
    </w:pPr>
    <w:rPr>
      <w:sz w:val="24"/>
      <w:szCs w:val="24"/>
      <w:lang w:eastAsia="en-US"/>
    </w:rPr>
  </w:style>
  <w:style w:type="paragraph" w:customStyle="1" w:styleId="MisysTextBody">
    <w:name w:val="Misys Text: Body"/>
    <w:basedOn w:val="Normal"/>
    <w:autoRedefine/>
    <w:qFormat/>
    <w:rsid w:val="0010343C"/>
    <w:pPr>
      <w:tabs>
        <w:tab w:val="left" w:pos="3680"/>
      </w:tabs>
      <w:spacing w:after="120"/>
      <w:jc w:val="both"/>
    </w:pPr>
    <w:rPr>
      <w:rFonts w:asciiTheme="majorHAnsi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C50B02"/>
    <w:pPr>
      <w:numPr>
        <w:ilvl w:val="1"/>
        <w:numId w:val="2"/>
      </w:numPr>
    </w:pPr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C50B02"/>
    <w:pPr>
      <w:jc w:val="center"/>
    </w:pPr>
    <w:rPr>
      <w:rFonts w:asciiTheme="majorHAnsi" w:hAnsiTheme="majorHAnsi" w:cstheme="majorHAnsi"/>
      <w:b/>
      <w:sz w:val="16"/>
      <w:szCs w:val="18"/>
      <w:lang w:val="en-IE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C50B02"/>
    <w:pPr>
      <w:spacing w:after="200"/>
    </w:pPr>
    <w:rPr>
      <w:rFonts w:ascii="Arial" w:hAnsi="Arial" w:cs="Arial"/>
    </w:rPr>
  </w:style>
  <w:style w:type="paragraph" w:styleId="TOCHeading">
    <w:name w:val="TOC Heading"/>
    <w:basedOn w:val="Normal"/>
    <w:next w:val="Normal"/>
    <w:autoRedefine/>
    <w:uiPriority w:val="39"/>
    <w:semiHidden/>
    <w:rsid w:val="00C50B02"/>
    <w:pPr>
      <w:spacing w:before="480" w:after="320"/>
    </w:pPr>
    <w:rPr>
      <w:rFonts w:asciiTheme="majorHAnsi" w:hAnsiTheme="majorHAnsi" w:cstheme="majorHAnsi"/>
      <w:bCs/>
      <w:color w:val="8064A2" w:themeColor="accent4"/>
      <w:sz w:val="40"/>
      <w:szCs w:val="3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C50B02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C50B02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C50B02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Normal"/>
    <w:autoRedefine/>
    <w:qFormat/>
    <w:rsid w:val="00C50B02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C50B02"/>
    <w:rPr>
      <w:rFonts w:asciiTheme="majorHAnsi" w:hAnsiTheme="majorHAnsi"/>
      <w:color w:val="4873BA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C50B02"/>
    <w:pPr>
      <w:spacing w:after="100"/>
      <w:ind w:left="284"/>
    </w:pPr>
    <w:rPr>
      <w:sz w:val="20"/>
    </w:rPr>
  </w:style>
  <w:style w:type="table" w:styleId="MediumShading1-Accent4">
    <w:name w:val="Medium Shading 1 Accent 4"/>
    <w:basedOn w:val="TableNormal"/>
    <w:uiPriority w:val="63"/>
    <w:rsid w:val="00C50B02"/>
    <w:pPr>
      <w:spacing w:after="0" w:line="240" w:lineRule="auto"/>
    </w:pPr>
    <w:rPr>
      <w:rFonts w:eastAsiaTheme="minorHAnsi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MisysTextStandardFirst">
    <w:name w:val="Misys Text: Standard First"/>
    <w:basedOn w:val="Normal"/>
    <w:next w:val="MisysTextBody"/>
    <w:autoRedefine/>
    <w:qFormat/>
    <w:rsid w:val="00682304"/>
    <w:pPr>
      <w:tabs>
        <w:tab w:val="left" w:pos="0"/>
      </w:tabs>
      <w:spacing w:before="200" w:after="320"/>
      <w:jc w:val="both"/>
    </w:pPr>
    <w:rPr>
      <w:rFonts w:ascii="Arial" w:hAnsi="Arial" w:cs="Arial"/>
      <w:color w:val="auto"/>
      <w:sz w:val="30"/>
      <w:szCs w:val="30"/>
    </w:rPr>
  </w:style>
  <w:style w:type="paragraph" w:styleId="BodyText2">
    <w:name w:val="Body Text 2"/>
    <w:basedOn w:val="MisysTextBody"/>
    <w:link w:val="BodyText2Char"/>
    <w:uiPriority w:val="99"/>
    <w:rsid w:val="00C50B02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rsid w:val="00C50B02"/>
    <w:rPr>
      <w:rFonts w:asciiTheme="majorHAnsi" w:eastAsiaTheme="minorHAnsi" w:hAnsiTheme="majorHAnsi" w:cstheme="majorHAnsi"/>
      <w:color w:val="000000" w:themeColor="text1"/>
      <w:sz w:val="16"/>
      <w:szCs w:val="20"/>
      <w:lang w:eastAsia="en-US"/>
    </w:rPr>
  </w:style>
  <w:style w:type="paragraph" w:styleId="BodyText3">
    <w:name w:val="Body Text 3"/>
    <w:basedOn w:val="MisysTextBody"/>
    <w:link w:val="BodyText3Char"/>
    <w:uiPriority w:val="99"/>
    <w:rsid w:val="00C50B02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C50B02"/>
    <w:rPr>
      <w:rFonts w:asciiTheme="majorHAnsi" w:eastAsiaTheme="minorHAnsi" w:hAnsiTheme="majorHAnsi" w:cstheme="majorHAnsi"/>
      <w:i/>
      <w:color w:val="000000" w:themeColor="text1"/>
      <w:sz w:val="16"/>
      <w:szCs w:val="16"/>
      <w:lang w:eastAsia="en-US"/>
    </w:rPr>
  </w:style>
  <w:style w:type="character" w:customStyle="1" w:styleId="TableTextCharChar">
    <w:name w:val="Table Text Char Char"/>
    <w:link w:val="TableText"/>
    <w:rsid w:val="00C50B02"/>
    <w:rPr>
      <w:rFonts w:ascii="Verdana" w:eastAsia="MS Mincho" w:hAnsi="Verdana"/>
      <w:color w:val="6F6E6F"/>
      <w:kern w:val="16"/>
      <w:sz w:val="18"/>
      <w:lang w:val="en-US" w:eastAsia="ja-JP"/>
    </w:rPr>
  </w:style>
  <w:style w:type="paragraph" w:customStyle="1" w:styleId="TableText">
    <w:name w:val="Table Text"/>
    <w:basedOn w:val="BodyText"/>
    <w:link w:val="TableTextCharChar"/>
    <w:rsid w:val="00C50B02"/>
    <w:pPr>
      <w:adjustRightInd w:val="0"/>
      <w:spacing w:before="40" w:after="40" w:line="200" w:lineRule="atLeast"/>
    </w:pPr>
    <w:rPr>
      <w:rFonts w:ascii="Verdana" w:eastAsia="MS Mincho" w:hAnsi="Verdana"/>
      <w:color w:val="6F6E6F"/>
      <w:kern w:val="16"/>
      <w:sz w:val="18"/>
      <w:szCs w:val="22"/>
      <w:lang w:val="en-US" w:eastAsia="ja-JP"/>
    </w:rPr>
  </w:style>
  <w:style w:type="paragraph" w:styleId="BodyText">
    <w:name w:val="Body Text"/>
    <w:basedOn w:val="Normal"/>
    <w:link w:val="BodyTextChar"/>
    <w:uiPriority w:val="99"/>
    <w:unhideWhenUsed/>
    <w:rsid w:val="00C50B0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50B02"/>
    <w:rPr>
      <w:rFonts w:eastAsiaTheme="minorHAnsi"/>
      <w:color w:val="000000" w:themeColor="text1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B0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B02"/>
    <w:rPr>
      <w:rFonts w:ascii="Tahoma" w:eastAsiaTheme="minorHAnsi" w:hAnsi="Tahoma" w:cs="Tahoma"/>
      <w:color w:val="000000" w:themeColor="text1"/>
      <w:sz w:val="16"/>
      <w:szCs w:val="16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317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179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1796"/>
    <w:rPr>
      <w:rFonts w:eastAsiaTheme="minorHAnsi"/>
      <w:color w:val="000000" w:themeColor="text1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17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1796"/>
    <w:rPr>
      <w:rFonts w:eastAsiaTheme="minorHAnsi"/>
      <w:b/>
      <w:bCs/>
      <w:color w:val="000000" w:themeColor="text1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4A32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36C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536CB"/>
    <w:rPr>
      <w:rFonts w:eastAsiaTheme="minorHAnsi"/>
      <w:color w:val="000000" w:themeColor="text1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package" Target="embeddings/Microsoft_Excel_Worksheet2.xls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hyperlink" Target="https://msdn.microsoft.com/en-us/library/ms912391(v=winembedded.11).aspx" TargetMode="External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package" Target="embeddings/Microsoft_Excel_Worksheet1.xlsx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398B20-0D6F-475E-B899-C889B83B8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Trading Hours in Asian Future Markets</vt:lpstr>
    </vt:vector>
  </TitlesOfParts>
  <Company>Misys</Company>
  <LinksUpToDate>false</LinksUpToDate>
  <CharactersWithSpaces>4797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Hours in Asian Future Markets</dc:title>
  <dc:subject>FusionInvest Toolkit</dc:subject>
  <dc:creator>Su, Yuanjia</dc:creator>
  <cp:lastModifiedBy>Su, Yuanjia</cp:lastModifiedBy>
  <cp:revision>4</cp:revision>
  <dcterms:created xsi:type="dcterms:W3CDTF">2016-09-13T16:20:00Z</dcterms:created>
  <dcterms:modified xsi:type="dcterms:W3CDTF">2016-09-14T13:17:00Z</dcterms:modified>
</cp:coreProperties>
</file>